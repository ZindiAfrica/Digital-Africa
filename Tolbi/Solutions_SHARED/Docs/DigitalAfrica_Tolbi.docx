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rFonts w:ascii="IBM Plex Sans" w:cs="IBM Plex Sans" w:eastAsia="IBM Plex Sans" w:hAnsi="IBM Plex Sans"/>
          <w:b w:val="0"/>
          <w:sz w:val="52"/>
          <w:szCs w:val="52"/>
        </w:rPr>
      </w:pPr>
      <w:bookmarkStart w:colFirst="0" w:colLast="0" w:name="_f5bvlfyytv19" w:id="0"/>
      <w:bookmarkEnd w:id="0"/>
      <w:commentRangeStart w:id="0"/>
      <w:r w:rsidDel="00000000" w:rsidR="00000000" w:rsidRPr="00000000">
        <w:rPr>
          <w:rFonts w:ascii="IBM Plex Sans" w:cs="IBM Plex Sans" w:eastAsia="IBM Plex Sans" w:hAnsi="IBM Plex Sans"/>
          <w:b w:val="0"/>
          <w:sz w:val="52"/>
          <w:szCs w:val="52"/>
          <w:rtl w:val="0"/>
        </w:rPr>
        <w:t xml:space="preserve">Côte d’Ivoire</w:t>
      </w:r>
      <w:r w:rsidDel="00000000" w:rsidR="00000000" w:rsidRPr="00000000">
        <w:rPr>
          <w:rFonts w:ascii="IBM Plex Sans" w:cs="IBM Plex Sans" w:eastAsia="IBM Plex Sans" w:hAnsi="IBM Plex Sans"/>
          <w:b w:val="0"/>
          <w:sz w:val="52"/>
          <w:szCs w:val="52"/>
          <w:rtl w:val="0"/>
        </w:rPr>
        <w:t xml:space="preserve"> Byte-Sized Agriculture Challenge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Subtitle"/>
        <w:spacing w:after="0" w:before="0" w:lineRule="auto"/>
        <w:rPr>
          <w:rFonts w:ascii="IBM Plex Sans" w:cs="IBM Plex Sans" w:eastAsia="IBM Plex Sans" w:hAnsi="IBM Plex Sans"/>
          <w:i w:val="0"/>
          <w:sz w:val="24"/>
          <w:szCs w:val="24"/>
        </w:rPr>
      </w:pPr>
      <w:bookmarkStart w:colFirst="0" w:colLast="0" w:name="_54ffjpo37hhz" w:id="1"/>
      <w:bookmarkEnd w:id="1"/>
      <w:r w:rsidDel="00000000" w:rsidR="00000000" w:rsidRPr="00000000">
        <w:rPr>
          <w:rFonts w:ascii="IBM Plex Sans" w:cs="IBM Plex Sans" w:eastAsia="IBM Plex Sans" w:hAnsi="IBM Plex Sans"/>
          <w:i w:val="0"/>
          <w:sz w:val="24"/>
          <w:szCs w:val="24"/>
          <w:rtl w:val="0"/>
        </w:rPr>
        <w:t xml:space="preserve">Proposed launch date: 18 April 2025</w:t>
      </w:r>
    </w:p>
    <w:p w:rsidR="00000000" w:rsidDel="00000000" w:rsidP="00000000" w:rsidRDefault="00000000" w:rsidRPr="00000000" w14:paraId="00000003">
      <w:pPr>
        <w:pStyle w:val="Subtitle"/>
        <w:spacing w:after="0" w:before="0" w:lineRule="auto"/>
        <w:rPr>
          <w:rFonts w:ascii="IBM Plex Sans" w:cs="IBM Plex Sans" w:eastAsia="IBM Plex Sans" w:hAnsi="IBM Plex Sans"/>
          <w:i w:val="0"/>
          <w:sz w:val="24"/>
          <w:szCs w:val="24"/>
        </w:rPr>
      </w:pPr>
      <w:bookmarkStart w:colFirst="0" w:colLast="0" w:name="_c4djgj2e388s" w:id="2"/>
      <w:bookmarkEnd w:id="2"/>
      <w:r w:rsidDel="00000000" w:rsidR="00000000" w:rsidRPr="00000000">
        <w:rPr>
          <w:rFonts w:ascii="IBM Plex Sans" w:cs="IBM Plex Sans" w:eastAsia="IBM Plex Sans" w:hAnsi="IBM Plex Sans"/>
          <w:i w:val="0"/>
          <w:sz w:val="24"/>
          <w:szCs w:val="24"/>
          <w:rtl w:val="0"/>
        </w:rPr>
        <w:t xml:space="preserve">Proposed end date: 18 May 2025</w:t>
      </w:r>
    </w:p>
    <w:p w:rsidR="00000000" w:rsidDel="00000000" w:rsidP="00000000" w:rsidRDefault="00000000" w:rsidRPr="00000000" w14:paraId="00000004">
      <w:pPr>
        <w:pStyle w:val="Subtitle"/>
        <w:spacing w:after="0" w:before="0" w:lineRule="auto"/>
        <w:rPr>
          <w:rFonts w:ascii="IBM Plex Sans" w:cs="IBM Plex Sans" w:eastAsia="IBM Plex Sans" w:hAnsi="IBM Plex Sans"/>
          <w:i w:val="0"/>
          <w:sz w:val="24"/>
          <w:szCs w:val="24"/>
        </w:rPr>
      </w:pPr>
      <w:bookmarkStart w:colFirst="0" w:colLast="0" w:name="_73ggh4bvf8j3" w:id="3"/>
      <w:bookmarkEnd w:id="3"/>
      <w:r w:rsidDel="00000000" w:rsidR="00000000" w:rsidRPr="00000000">
        <w:rPr>
          <w:rFonts w:ascii="IBM Plex Sans" w:cs="IBM Plex Sans" w:eastAsia="IBM Plex Sans" w:hAnsi="IBM Plex Sans"/>
          <w:i w:val="0"/>
          <w:sz w:val="24"/>
          <w:szCs w:val="24"/>
          <w:rtl w:val="0"/>
        </w:rPr>
        <w:t xml:space="preserve">Handover date: 15 June 2025</w:t>
      </w:r>
    </w:p>
    <w:p w:rsidR="00000000" w:rsidDel="00000000" w:rsidP="00000000" w:rsidRDefault="00000000" w:rsidRPr="00000000" w14:paraId="00000005">
      <w:pPr>
        <w:pStyle w:val="Subtitle"/>
        <w:spacing w:after="0" w:before="0" w:lineRule="auto"/>
        <w:rPr>
          <w:rFonts w:ascii="IBM Plex Sans" w:cs="IBM Plex Sans" w:eastAsia="IBM Plex Sans" w:hAnsi="IBM Plex Sans"/>
          <w:i w:val="0"/>
          <w:sz w:val="30"/>
          <w:szCs w:val="30"/>
        </w:rPr>
      </w:pPr>
      <w:bookmarkStart w:colFirst="0" w:colLast="0" w:name="_30bvt3dgumw"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after="200" w:before="400" w:line="273.6" w:lineRule="auto"/>
        <w:rPr>
          <w:rFonts w:ascii="IBM Plex Sans" w:cs="IBM Plex Sans" w:eastAsia="IBM Plex Sans" w:hAnsi="IBM Plex Sans"/>
          <w:b w:val="0"/>
          <w:i w:val="1"/>
          <w:color w:val="434343"/>
          <w:sz w:val="40"/>
          <w:szCs w:val="40"/>
        </w:rPr>
      </w:pPr>
      <w:bookmarkStart w:colFirst="0" w:colLast="0" w:name="_cv8q1vgl2095" w:id="5"/>
      <w:bookmarkEnd w:id="5"/>
      <w:r w:rsidDel="00000000" w:rsidR="00000000" w:rsidRPr="00000000">
        <w:rPr>
          <w:rFonts w:ascii="IBM Plex Sans" w:cs="IBM Plex Sans" w:eastAsia="IBM Plex Sans" w:hAnsi="IBM Plex Sans"/>
          <w:b w:val="0"/>
          <w:sz w:val="40"/>
          <w:szCs w:val="40"/>
          <w:rtl w:val="0"/>
        </w:rPr>
        <w:t xml:space="preserve">Competition description </w:t>
      </w:r>
      <w:r w:rsidDel="00000000" w:rsidR="00000000" w:rsidRPr="00000000">
        <w:rPr>
          <w:rtl w:val="0"/>
        </w:rPr>
      </w:r>
    </w:p>
    <w:p w:rsidR="00000000" w:rsidDel="00000000" w:rsidP="00000000" w:rsidRDefault="00000000" w:rsidRPr="00000000" w14:paraId="00000007">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Tolbi’s mission is to advance precision agriculture and nature restoration across Africa. While this challenge focuses on </w:t>
      </w:r>
      <w:r w:rsidDel="00000000" w:rsidR="00000000" w:rsidRPr="00000000">
        <w:rPr>
          <w:rFonts w:ascii="IBM Plex Sans" w:cs="IBM Plex Sans" w:eastAsia="IBM Plex Sans" w:hAnsi="IBM Plex Sans"/>
          <w:rtl w:val="0"/>
        </w:rPr>
        <w:t xml:space="preserve">Côte d’Ivoire as one of the world’s top producers of cocoa, rubber, and oil palm, the solution to this challenge aims to be generalisable to other countries and crops across West Africa.</w:t>
      </w:r>
    </w:p>
    <w:p w:rsidR="00000000" w:rsidDel="00000000" w:rsidP="00000000" w:rsidRDefault="00000000" w:rsidRPr="00000000" w14:paraId="00000008">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9">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Traditional crop identification via manual farm visits is expensive, time-consuming, and prone to data collection errors. Remote sensing combined with machine learning offers a scalable and cost-effective alternative. </w:t>
      </w:r>
    </w:p>
    <w:p w:rsidR="00000000" w:rsidDel="00000000" w:rsidP="00000000" w:rsidRDefault="00000000" w:rsidRPr="00000000" w14:paraId="0000000A">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B">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Your task is to develop a pixel-level classification model that can distinguish between cocoa, rubber, and oil palm plantations using satellite imagery, using open-source Sentinel-2 data from the </w:t>
      </w:r>
      <w:hyperlink r:id="rId8">
        <w:r w:rsidDel="00000000" w:rsidR="00000000" w:rsidRPr="00000000">
          <w:rPr>
            <w:rFonts w:ascii="IBM Plex Sans" w:cs="IBM Plex Sans" w:eastAsia="IBM Plex Sans" w:hAnsi="IBM Plex Sans"/>
            <w:color w:val="1155cc"/>
            <w:u w:val="single"/>
            <w:rtl w:val="0"/>
          </w:rPr>
          <w:t xml:space="preserve">Copernicus </w:t>
        </w:r>
      </w:hyperlink>
      <w:hyperlink r:id="rId9">
        <w:r w:rsidDel="00000000" w:rsidR="00000000" w:rsidRPr="00000000">
          <w:rPr>
            <w:rFonts w:ascii="IBM Plex Sans" w:cs="IBM Plex Sans" w:eastAsia="IBM Plex Sans" w:hAnsi="IBM Plex Sans"/>
            <w:color w:val="1155cc"/>
            <w:u w:val="single"/>
            <w:rtl w:val="0"/>
          </w:rPr>
          <w:t xml:space="preserve">program</w:t>
        </w:r>
      </w:hyperlink>
      <w:r w:rsidDel="00000000" w:rsidR="00000000" w:rsidRPr="00000000">
        <w:rPr>
          <w:rFonts w:ascii="IBM Plex Sans" w:cs="IBM Plex Sans" w:eastAsia="IBM Plex Sans" w:hAnsi="IBM Plex Sans"/>
          <w:rtl w:val="0"/>
        </w:rPr>
        <w:t xml:space="preserve">. Your model should aim to deliver accurate and generalisable predictions, pinpointing not only where crops are grown, but exactly what is growing in identified crop pixels.</w:t>
      </w:r>
    </w:p>
    <w:p w:rsidR="00000000" w:rsidDel="00000000" w:rsidP="00000000" w:rsidRDefault="00000000" w:rsidRPr="00000000" w14:paraId="0000000C">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D">
      <w:pPr>
        <w:spacing w:after="240" w:before="240" w:lineRule="auto"/>
        <w:rPr>
          <w:rFonts w:ascii="IBM Plex Sans" w:cs="IBM Plex Sans" w:eastAsia="IBM Plex Sans" w:hAnsi="IBM Plex Sans"/>
          <w:strike w:val="1"/>
        </w:rPr>
      </w:pPr>
      <w:r w:rsidDel="00000000" w:rsidR="00000000" w:rsidRPr="00000000">
        <w:rPr>
          <w:rFonts w:ascii="IBM Plex Sans" w:cs="IBM Plex Sans" w:eastAsia="IBM Plex Sans" w:hAnsi="IBM Plex Sans"/>
          <w:rtl w:val="0"/>
        </w:rPr>
        <w:t xml:space="preserve">This solution will directly support Tolbi’s efforts to scale precision agriculture tools across Côte d’Ivoire and beyond, enabling smarter land use, better resource management, and more sustainable agricultural practices across West Africa.</w:t>
      </w:r>
      <w:r w:rsidDel="00000000" w:rsidR="00000000" w:rsidRPr="00000000">
        <w:rPr>
          <w:rtl w:val="0"/>
        </w:rPr>
      </w:r>
    </w:p>
    <w:p w:rsidR="00000000" w:rsidDel="00000000" w:rsidP="00000000" w:rsidRDefault="00000000" w:rsidRPr="00000000" w14:paraId="0000000E">
      <w:pPr>
        <w:ind w:left="0" w:firstLine="0"/>
        <w:rPr>
          <w:rFonts w:ascii="IBM Plex Sans" w:cs="IBM Plex Sans" w:eastAsia="IBM Plex Sans" w:hAnsi="IBM Plex Sans"/>
          <w:strike w:val="1"/>
        </w:rPr>
      </w:pPr>
      <w:r w:rsidDel="00000000" w:rsidR="00000000" w:rsidRPr="00000000">
        <w:rPr>
          <w:rtl w:val="0"/>
        </w:rPr>
      </w:r>
    </w:p>
    <w:p w:rsidR="00000000" w:rsidDel="00000000" w:rsidP="00000000" w:rsidRDefault="00000000" w:rsidRPr="00000000" w14:paraId="0000000F">
      <w:pPr>
        <w:pStyle w:val="Heading1"/>
        <w:spacing w:after="200" w:before="400" w:line="273.6" w:lineRule="auto"/>
        <w:rPr>
          <w:rFonts w:ascii="IBM Plex Sans" w:cs="IBM Plex Sans" w:eastAsia="IBM Plex Sans" w:hAnsi="IBM Plex Sans"/>
          <w:b w:val="0"/>
          <w:sz w:val="40"/>
          <w:szCs w:val="40"/>
        </w:rPr>
      </w:pPr>
      <w:bookmarkStart w:colFirst="0" w:colLast="0" w:name="_huw232tbeaix" w:id="6"/>
      <w:bookmarkEnd w:id="6"/>
      <w:r w:rsidDel="00000000" w:rsidR="00000000" w:rsidRPr="00000000">
        <w:rPr>
          <w:rFonts w:ascii="IBM Plex Sans" w:cs="IBM Plex Sans" w:eastAsia="IBM Plex Sans" w:hAnsi="IBM Plex Sans"/>
          <w:b w:val="0"/>
          <w:sz w:val="40"/>
          <w:szCs w:val="40"/>
          <w:rtl w:val="0"/>
        </w:rPr>
        <w:t xml:space="preserve">Data</w:t>
      </w:r>
    </w:p>
    <w:p w:rsidR="00000000" w:rsidDel="00000000" w:rsidP="00000000" w:rsidRDefault="00000000" w:rsidRPr="00000000" w14:paraId="0000001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data comprises of Sentinel-2 data downloaded from the </w:t>
      </w:r>
      <w:hyperlink r:id="rId10">
        <w:r w:rsidDel="00000000" w:rsidR="00000000" w:rsidRPr="00000000">
          <w:rPr>
            <w:rFonts w:ascii="IBM Plex Sans" w:cs="IBM Plex Sans" w:eastAsia="IBM Plex Sans" w:hAnsi="IBM Plex Sans"/>
            <w:color w:val="1155cc"/>
            <w:u w:val="single"/>
            <w:rtl w:val="0"/>
          </w:rPr>
          <w:t xml:space="preserve">Copernicus program</w:t>
        </w:r>
      </w:hyperlink>
      <w:r w:rsidDel="00000000" w:rsidR="00000000" w:rsidRPr="00000000">
        <w:rPr>
          <w:rFonts w:ascii="IBM Plex Sans" w:cs="IBM Plex Sans" w:eastAsia="IBM Plex Sans" w:hAnsi="IBM Plex Sans"/>
          <w:rtl w:val="0"/>
        </w:rPr>
        <w:t xml:space="preserve">. There are 7 areas of interest (AOI), 5 in train and 2 in test. Each AOI is divided into multiple images (tiles). </w:t>
      </w:r>
    </w:p>
    <w:p w:rsidR="00000000" w:rsidDel="00000000" w:rsidP="00000000" w:rsidRDefault="00000000" w:rsidRPr="00000000" w14:paraId="0000001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training data includes imagery captured across a full one-year period, allowing for rich temporal variability and robust feature extraction from seasonal patterns. The test data, on the other hand, contains a single image per AOI, taken on a specific date. Your model must generalise from the diverse training set and accurately classify the test imagery based on that snapshot.</w:t>
      </w:r>
    </w:p>
    <w:p w:rsidR="00000000" w:rsidDel="00000000" w:rsidP="00000000" w:rsidRDefault="00000000" w:rsidRPr="00000000" w14:paraId="0000001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These time-stamped satellite images provide a valuable foundation for building pixel-level classification models to distinguish between cocoa, oil palm, and rubber plantations, supporting Tolbi’s mission to drive smarter agricultural decisions through precision mapping and remote sensing.</w:t>
      </w:r>
    </w:p>
    <w:p w:rsidR="00000000" w:rsidDel="00000000" w:rsidP="00000000" w:rsidRDefault="00000000" w:rsidRPr="00000000" w14:paraId="00000015">
      <w:pPr>
        <w:pStyle w:val="Heading1"/>
        <w:spacing w:after="200" w:before="400" w:line="273.6" w:lineRule="auto"/>
        <w:rPr>
          <w:rFonts w:ascii="IBM Plex Sans" w:cs="IBM Plex Sans" w:eastAsia="IBM Plex Sans" w:hAnsi="IBM Plex Sans"/>
          <w:highlight w:val="yellow"/>
        </w:rPr>
      </w:pPr>
      <w:bookmarkStart w:colFirst="0" w:colLast="0" w:name="_ptdclr1xwt43" w:id="7"/>
      <w:bookmarkEnd w:id="7"/>
      <w:r w:rsidDel="00000000" w:rsidR="00000000" w:rsidRPr="00000000">
        <w:rPr>
          <w:rFonts w:ascii="IBM Plex Sans" w:cs="IBM Plex Sans" w:eastAsia="IBM Plex Sans" w:hAnsi="IBM Plex Sans"/>
          <w:b w:val="0"/>
          <w:sz w:val="40"/>
          <w:szCs w:val="40"/>
          <w:highlight w:val="yellow"/>
          <w:rtl w:val="0"/>
        </w:rPr>
        <w:t xml:space="preserve">Prizes</w:t>
      </w:r>
      <w:r w:rsidDel="00000000" w:rsidR="00000000" w:rsidRPr="00000000">
        <w:rPr>
          <w:rtl w:val="0"/>
        </w:rPr>
      </w:r>
    </w:p>
    <w:p w:rsidR="00000000" w:rsidDel="00000000" w:rsidP="00000000" w:rsidRDefault="00000000" w:rsidRPr="00000000" w14:paraId="00000016">
      <w:pPr>
        <w:spacing w:after="200" w:line="273.6" w:lineRule="auto"/>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1st</w:t>
      </w:r>
      <w:r w:rsidDel="00000000" w:rsidR="00000000" w:rsidRPr="00000000">
        <w:rPr>
          <w:rFonts w:ascii="IBM Plex Sans" w:cs="IBM Plex Sans" w:eastAsia="IBM Plex Sans" w:hAnsi="IBM Plex Sans"/>
          <w:highlight w:val="yellow"/>
          <w:rtl w:val="0"/>
        </w:rPr>
        <w:t xml:space="preserve"> place: 3 500 EUR top model overall.</w:t>
      </w:r>
    </w:p>
    <w:p w:rsidR="00000000" w:rsidDel="00000000" w:rsidP="00000000" w:rsidRDefault="00000000" w:rsidRPr="00000000" w14:paraId="00000017">
      <w:pPr>
        <w:spacing w:after="200" w:line="273.6" w:lineRule="auto"/>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2nd place: 2 000 EUR top female or majority female team.</w:t>
      </w:r>
    </w:p>
    <w:p w:rsidR="00000000" w:rsidDel="00000000" w:rsidP="00000000" w:rsidRDefault="00000000" w:rsidRPr="00000000" w14:paraId="00000018">
      <w:pPr>
        <w:spacing w:after="200" w:line="273.6" w:lineRule="auto"/>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3rd place: 1 500 EUR to</w:t>
      </w:r>
      <w:r w:rsidDel="00000000" w:rsidR="00000000" w:rsidRPr="00000000">
        <w:rPr>
          <w:rFonts w:ascii="IBM Plex Sans" w:cs="IBM Plex Sans" w:eastAsia="IBM Plex Sans" w:hAnsi="IBM Plex Sans"/>
          <w:highlight w:val="yellow"/>
          <w:rtl w:val="0"/>
        </w:rPr>
        <w:t xml:space="preserve">p Ivory Coast resident. </w:t>
      </w:r>
    </w:p>
    <w:p w:rsidR="00000000" w:rsidDel="00000000" w:rsidP="00000000" w:rsidRDefault="00000000" w:rsidRPr="00000000" w14:paraId="00000019">
      <w:pPr>
        <w:spacing w:after="200" w:line="273.6" w:lineRule="auto"/>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There are 7 000 Zindi points available. You can read more about </w:t>
      </w:r>
      <w:hyperlink r:id="rId11">
        <w:r w:rsidDel="00000000" w:rsidR="00000000" w:rsidRPr="00000000">
          <w:rPr>
            <w:rFonts w:ascii="IBM Plex Sans" w:cs="IBM Plex Sans" w:eastAsia="IBM Plex Sans" w:hAnsi="IBM Plex Sans"/>
            <w:color w:val="1155cc"/>
            <w:highlight w:val="yellow"/>
            <w:u w:val="single"/>
            <w:rtl w:val="0"/>
          </w:rPr>
          <w:t xml:space="preserve">Zindi points here</w:t>
        </w:r>
      </w:hyperlink>
      <w:r w:rsidDel="00000000" w:rsidR="00000000" w:rsidRPr="00000000">
        <w:rPr>
          <w:rFonts w:ascii="IBM Plex Sans" w:cs="IBM Plex Sans" w:eastAsia="IBM Plex Sans" w:hAnsi="IBM Plex Sans"/>
          <w:highlight w:val="yellow"/>
          <w:rtl w:val="0"/>
        </w:rPr>
        <w:t xml:space="preserve">.</w:t>
      </w:r>
    </w:p>
    <w:p w:rsidR="00000000" w:rsidDel="00000000" w:rsidP="00000000" w:rsidRDefault="00000000" w:rsidRPr="00000000" w14:paraId="0000001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Only participants with an African nationality (</w:t>
      </w:r>
      <w:r w:rsidDel="00000000" w:rsidR="00000000" w:rsidRPr="00000000">
        <w:rPr>
          <w:rFonts w:ascii="IBM Plex Sans" w:cs="IBM Plex Sans" w:eastAsia="IBM Plex Sans" w:hAnsi="IBM Plex Sans"/>
          <w:rtl w:val="0"/>
        </w:rPr>
        <w:t xml:space="preserve">from a member country of the African Union</w:t>
      </w:r>
      <w:r w:rsidDel="00000000" w:rsidR="00000000" w:rsidRPr="00000000">
        <w:rPr>
          <w:rFonts w:ascii="IBM Plex Sans" w:cs="IBM Plex Sans" w:eastAsia="IBM Plex Sans" w:hAnsi="IBM Plex Sans"/>
          <w:rtl w:val="0"/>
        </w:rPr>
        <w:t xml:space="preserve">) will be eligible to win a prize</w:t>
      </w:r>
      <w:ins w:author="Jeanne Deghilage" w:id="0" w:date="2025-04-17T14:21:49Z">
        <w:r w:rsidDel="00000000" w:rsidR="00000000" w:rsidRPr="00000000">
          <w:rPr>
            <w:rFonts w:ascii="IBM Plex Sans" w:cs="IBM Plex Sans" w:eastAsia="IBM Plex Sans" w:hAnsi="IBM Plex Sans"/>
            <w:rtl w:val="0"/>
          </w:rPr>
          <w:t xml:space="preserve"> (in compliance with international and European sanctions).</w:t>
        </w:r>
      </w:ins>
      <w:del w:author="Jeanne Deghilage" w:id="0" w:date="2025-04-17T14:21:49Z">
        <w:r w:rsidDel="00000000" w:rsidR="00000000" w:rsidRPr="00000000">
          <w:rPr>
            <w:rFonts w:ascii="IBM Plex Sans" w:cs="IBM Plex Sans" w:eastAsia="IBM Plex Sans" w:hAnsi="IBM Plex Sans"/>
            <w:rtl w:val="0"/>
          </w:rPr>
          <w:delText xml:space="preserve"> provided their country is not under international sanctions.</w:delText>
        </w:r>
      </w:del>
      <w:r w:rsidDel="00000000" w:rsidR="00000000" w:rsidRPr="00000000">
        <w:rPr>
          <w:rtl w:val="0"/>
        </w:rPr>
      </w:r>
    </w:p>
    <w:p w:rsidR="00000000" w:rsidDel="00000000" w:rsidP="00000000" w:rsidRDefault="00000000" w:rsidRPr="00000000" w14:paraId="0000001B">
      <w:pPr>
        <w:spacing w:after="200" w:line="273.6"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C">
      <w:pPr>
        <w:pStyle w:val="Heading1"/>
        <w:spacing w:after="120" w:line="273.6" w:lineRule="auto"/>
        <w:rPr>
          <w:rFonts w:ascii="IBM Plex Sans" w:cs="IBM Plex Sans" w:eastAsia="IBM Plex Sans" w:hAnsi="IBM Plex Sans"/>
          <w:b w:val="0"/>
        </w:rPr>
      </w:pPr>
      <w:bookmarkStart w:colFirst="0" w:colLast="0" w:name="_idke175q9dsz" w:id="8"/>
      <w:bookmarkEnd w:id="8"/>
      <w:r w:rsidDel="00000000" w:rsidR="00000000" w:rsidRPr="00000000">
        <w:rPr>
          <w:rFonts w:ascii="IBM Plex Sans" w:cs="IBM Plex Sans" w:eastAsia="IBM Plex Sans" w:hAnsi="IBM Plex Sans"/>
          <w:b w:val="0"/>
          <w:rtl w:val="0"/>
        </w:rPr>
        <w:t xml:space="preserve">About the organisation(s)</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lineRule="auto"/>
        <w:rPr>
          <w:rFonts w:ascii="IBM Plex Sans" w:cs="IBM Plex Sans" w:eastAsia="IBM Plex Sans" w:hAnsi="IBM Plex Sans"/>
          <w:b w:val="1"/>
          <w:color w:val="1f0f4f"/>
          <w:sz w:val="24"/>
          <w:szCs w:val="24"/>
        </w:rPr>
      </w:pPr>
      <w:commentRangeStart w:id="1"/>
      <w:commentRangeStart w:id="2"/>
      <w:r w:rsidDel="00000000" w:rsidR="00000000" w:rsidRPr="00000000">
        <w:rPr>
          <w:rFonts w:ascii="IBM Plex Sans" w:cs="IBM Plex Sans" w:eastAsia="IBM Plex Sans" w:hAnsi="IBM Plex Sans"/>
          <w:b w:val="1"/>
          <w:color w:val="1f0f4f"/>
          <w:sz w:val="24"/>
          <w:szCs w:val="24"/>
          <w:rtl w:val="0"/>
        </w:rPr>
        <w:t xml:space="preserve">About </w:t>
      </w:r>
      <w:hyperlink r:id="rId12">
        <w:r w:rsidDel="00000000" w:rsidR="00000000" w:rsidRPr="00000000">
          <w:rPr>
            <w:rFonts w:ascii="IBM Plex Sans" w:cs="IBM Plex Sans" w:eastAsia="IBM Plex Sans" w:hAnsi="IBM Plex Sans"/>
            <w:b w:val="1"/>
            <w:color w:val="5127ce"/>
            <w:sz w:val="24"/>
            <w:szCs w:val="24"/>
            <w:rtl w:val="0"/>
          </w:rPr>
          <w:t xml:space="preserve">Data Governance in Africa</w:t>
        </w:r>
      </w:hyperlink>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300" w:lineRule="auto"/>
        <w:rPr>
          <w:rFonts w:ascii="IBM Plex Sans" w:cs="IBM Plex Sans" w:eastAsia="IBM Plex Sans" w:hAnsi="IBM Plex Sans"/>
          <w:color w:val="1f0f4f"/>
          <w:sz w:val="24"/>
          <w:szCs w:val="24"/>
        </w:rPr>
      </w:pPr>
      <w:r w:rsidDel="00000000" w:rsidR="00000000" w:rsidRPr="00000000">
        <w:rPr>
          <w:rFonts w:ascii="IBM Plex Sans" w:cs="IBM Plex Sans" w:eastAsia="IBM Plex Sans" w:hAnsi="IBM Plex Sans"/>
          <w:color w:val="1f0f4f"/>
          <w:sz w:val="24"/>
          <w:szCs w:val="24"/>
          <w:rtl w:val="0"/>
        </w:rPr>
        <w:t xml:space="preserve">The Data Governance in Africa is an initiative that supports the African Union (AU) and its Member States to form development-oriented and human-centric data regulation, data use and data infrastructure at continental, regional and Member State levels. The initiative provides concrete support for a single digital market in Africa by harmonising regulations on data, creating cross-border data flows, and promoting investments in secure and sustainable data infrastructure facilities.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300" w:lineRule="auto"/>
        <w:rPr>
          <w:rFonts w:ascii="IBM Plex Sans" w:cs="IBM Plex Sans" w:eastAsia="IBM Plex Sans" w:hAnsi="IBM Plex Sans"/>
          <w:b w:val="1"/>
          <w:color w:val="00297a"/>
          <w:sz w:val="30"/>
          <w:szCs w:val="30"/>
        </w:rPr>
      </w:pPr>
      <w:r w:rsidDel="00000000" w:rsidR="00000000" w:rsidRPr="00000000">
        <w:rPr>
          <w:rFonts w:ascii="IBM Plex Sans" w:cs="IBM Plex Sans" w:eastAsia="IBM Plex Sans" w:hAnsi="IBM Plex Sans"/>
          <w:color w:val="1f0f4f"/>
          <w:sz w:val="24"/>
          <w:szCs w:val="24"/>
          <w:rtl w:val="0"/>
        </w:rPr>
        <w:t xml:space="preserve">The initiative started implementation in 2023 with an investment of €60 million from the European Union, Germany, Finland, Belgium, France, and Estonia. It is jointly implemented by Enabel, Digital Africa, GIZ, ESTDEV, Expertise France and HAUS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lineRule="auto"/>
        <w:rPr>
          <w:rFonts w:ascii="IBM Plex Sans" w:cs="IBM Plex Sans" w:eastAsia="IBM Plex Sans" w:hAnsi="IBM Plex Sans"/>
          <w:b w:val="1"/>
          <w:color w:val="1f0f4f"/>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lineRule="auto"/>
        <w:rPr>
          <w:rFonts w:ascii="IBM Plex Sans" w:cs="IBM Plex Sans" w:eastAsia="IBM Plex Sans" w:hAnsi="IBM Plex Sans"/>
          <w:b w:val="1"/>
          <w:color w:val="5127ce"/>
          <w:sz w:val="24"/>
          <w:szCs w:val="24"/>
        </w:rPr>
      </w:pPr>
      <w:r w:rsidDel="00000000" w:rsidR="00000000" w:rsidRPr="00000000">
        <w:rPr>
          <w:rFonts w:ascii="IBM Plex Sans" w:cs="IBM Plex Sans" w:eastAsia="IBM Plex Sans" w:hAnsi="IBM Plex Sans"/>
          <w:b w:val="1"/>
          <w:color w:val="1f0f4f"/>
          <w:sz w:val="24"/>
          <w:szCs w:val="24"/>
          <w:rtl w:val="0"/>
        </w:rPr>
        <w:t xml:space="preserve">About </w:t>
      </w:r>
      <w:hyperlink r:id="rId13">
        <w:r w:rsidDel="00000000" w:rsidR="00000000" w:rsidRPr="00000000">
          <w:rPr>
            <w:rFonts w:ascii="IBM Plex Sans" w:cs="IBM Plex Sans" w:eastAsia="IBM Plex Sans" w:hAnsi="IBM Plex Sans"/>
            <w:b w:val="1"/>
            <w:color w:val="5127ce"/>
            <w:sz w:val="24"/>
            <w:szCs w:val="24"/>
            <w:rtl w:val="0"/>
          </w:rPr>
          <w:t xml:space="preserve">Digital Africa</w:t>
        </w:r>
      </w:hyperlink>
      <w:r w:rsidDel="00000000" w:rsidR="00000000" w:rsidRPr="00000000">
        <w:rPr>
          <w:rtl w:val="0"/>
        </w:rPr>
      </w:r>
    </w:p>
    <w:p w:rsidR="00000000" w:rsidDel="00000000" w:rsidP="00000000" w:rsidRDefault="00000000" w:rsidRPr="00000000" w14:paraId="00000022">
      <w:pPr>
        <w:rPr>
          <w:rFonts w:ascii="IBM Plex Sans" w:cs="IBM Plex Sans" w:eastAsia="IBM Plex Sans" w:hAnsi="IBM Plex Sans"/>
          <w:b w:val="1"/>
          <w:color w:val="5127ce"/>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360" w:lineRule="auto"/>
        <w:rPr>
          <w:rFonts w:ascii="IBM Plex Sans" w:cs="IBM Plex Sans" w:eastAsia="IBM Plex Sans" w:hAnsi="IBM Plex Sans"/>
          <w:color w:val="1f0f4f"/>
          <w:sz w:val="24"/>
          <w:szCs w:val="24"/>
        </w:rPr>
      </w:pPr>
      <w:r w:rsidDel="00000000" w:rsidR="00000000" w:rsidRPr="00000000">
        <w:rPr>
          <w:rFonts w:ascii="IBM Plex Sans" w:cs="IBM Plex Sans" w:eastAsia="IBM Plex Sans" w:hAnsi="IBM Plex Sans"/>
          <w:color w:val="1f0f4f"/>
          <w:sz w:val="24"/>
          <w:szCs w:val="24"/>
          <w:rtl w:val="0"/>
        </w:rPr>
        <w:t xml:space="preserve">Launched in 2018, the Digital Africa initiative's mission is to strengthen the capacity of African digital entrepreneurs to design and deploy disruptive innovations at scale to serve the real economy. The initiative brings together a range of partners of all nationalities committed to African digital entrepreneurs, at the forefront of which is the French Development Agency (AFD).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60" w:lineRule="auto"/>
        <w:rPr>
          <w:rFonts w:ascii="IBM Plex Sans" w:cs="IBM Plex Sans" w:eastAsia="IBM Plex Sans" w:hAnsi="IBM Plex Sans"/>
          <w:b w:val="1"/>
          <w:color w:val="1f0f4f"/>
          <w:sz w:val="24"/>
          <w:szCs w:val="24"/>
        </w:rPr>
      </w:pPr>
      <w:r w:rsidDel="00000000" w:rsidR="00000000" w:rsidRPr="00000000">
        <w:rPr>
          <w:rFonts w:ascii="IBM Plex Sans" w:cs="IBM Plex Sans" w:eastAsia="IBM Plex Sans" w:hAnsi="IBM Plex Sans"/>
          <w:b w:val="1"/>
          <w:color w:val="1f0f4f"/>
          <w:sz w:val="24"/>
          <w:szCs w:val="24"/>
          <w:rtl w:val="0"/>
        </w:rPr>
        <w:t xml:space="preserve">About </w:t>
      </w:r>
      <w:hyperlink r:id="rId14">
        <w:r w:rsidDel="00000000" w:rsidR="00000000" w:rsidRPr="00000000">
          <w:rPr>
            <w:rFonts w:ascii="IBM Plex Sans" w:cs="IBM Plex Sans" w:eastAsia="IBM Plex Sans" w:hAnsi="IBM Plex Sans"/>
            <w:b w:val="1"/>
            <w:color w:val="5127ce"/>
            <w:sz w:val="24"/>
            <w:szCs w:val="24"/>
            <w:rtl w:val="0"/>
          </w:rPr>
          <w:t xml:space="preserve">Tolbi</w:t>
        </w:r>
      </w:hyperlink>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60" w:lineRule="auto"/>
        <w:rPr>
          <w:rFonts w:ascii="IBM Plex Sans" w:cs="IBM Plex Sans" w:eastAsia="IBM Plex Sans" w:hAnsi="IBM Plex Sans"/>
          <w:color w:val="1f0f4f"/>
          <w:sz w:val="24"/>
          <w:szCs w:val="24"/>
        </w:rPr>
      </w:pPr>
      <w:r w:rsidDel="00000000" w:rsidR="00000000" w:rsidRPr="00000000">
        <w:rPr>
          <w:rFonts w:ascii="IBM Plex Sans" w:cs="IBM Plex Sans" w:eastAsia="IBM Plex Sans" w:hAnsi="IBM Plex Sans"/>
          <w:color w:val="1f0f4f"/>
          <w:sz w:val="24"/>
          <w:szCs w:val="24"/>
          <w:rtl w:val="0"/>
        </w:rPr>
        <w:t xml:space="preserve">Tolbi is a Climate/AgTech start-up that develops innovative solutions based on AI and satellite images for precision agriculture and nature restoration</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360" w:lineRule="auto"/>
        <w:rPr>
          <w:del w:author="Jeanne Deghilage" w:id="1" w:date="2025-04-18T16:56:48Z"/>
          <w:rFonts w:ascii="IBM Plex Sans" w:cs="IBM Plex Sans" w:eastAsia="IBM Plex Sans" w:hAnsi="IBM Plex Sans"/>
          <w:b w:val="1"/>
          <w:color w:val="5127ce"/>
          <w:sz w:val="24"/>
          <w:szCs w:val="24"/>
        </w:rPr>
      </w:pPr>
      <w:del w:author="Jeanne Deghilage" w:id="1" w:date="2025-04-18T16:56:48Z">
        <w:r w:rsidDel="00000000" w:rsidR="00000000" w:rsidRPr="00000000">
          <w:rPr>
            <w:rFonts w:ascii="IBM Plex Sans" w:cs="IBM Plex Sans" w:eastAsia="IBM Plex Sans" w:hAnsi="IBM Plex Sans"/>
            <w:b w:val="1"/>
            <w:color w:val="1f0f4f"/>
            <w:sz w:val="24"/>
            <w:szCs w:val="24"/>
            <w:rtl w:val="0"/>
          </w:rPr>
          <w:delText xml:space="preserve">About </w:delText>
        </w:r>
        <w:r w:rsidDel="00000000" w:rsidR="00000000" w:rsidRPr="00000000">
          <w:fldChar w:fldCharType="begin"/>
        </w:r>
        <w:r w:rsidDel="00000000" w:rsidR="00000000" w:rsidRPr="00000000">
          <w:delInstrText xml:space="preserve">HYPERLINK "https://www.bnetd.ci/fr"</w:delInstrText>
        </w:r>
        <w:r w:rsidDel="00000000" w:rsidR="00000000" w:rsidRPr="00000000">
          <w:fldChar w:fldCharType="separate"/>
        </w:r>
        <w:r w:rsidDel="00000000" w:rsidR="00000000" w:rsidRPr="00000000">
          <w:rPr>
            <w:rFonts w:ascii="IBM Plex Sans" w:cs="IBM Plex Sans" w:eastAsia="IBM Plex Sans" w:hAnsi="IBM Plex Sans"/>
            <w:b w:val="1"/>
            <w:color w:val="5127ce"/>
            <w:sz w:val="24"/>
            <w:szCs w:val="24"/>
            <w:rtl w:val="0"/>
          </w:rPr>
          <w:delText xml:space="preserve">BNETD</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27">
      <w:pPr>
        <w:rPr>
          <w:del w:author="Jeanne Deghilage" w:id="1" w:date="2025-04-18T16:56:48Z"/>
          <w:rFonts w:ascii="IBM Plex Sans" w:cs="IBM Plex Sans" w:eastAsia="IBM Plex Sans" w:hAnsi="IBM Plex Sans"/>
          <w:b w:val="1"/>
          <w:color w:val="5127ce"/>
          <w:sz w:val="24"/>
          <w:szCs w:val="24"/>
        </w:rPr>
      </w:pPr>
      <w:del w:author="Jeanne Deghilage" w:id="1" w:date="2025-04-18T16:56:48Z">
        <w:r w:rsidDel="00000000" w:rsidR="00000000" w:rsidRPr="00000000">
          <w:rPr>
            <w:rtl w:val="0"/>
          </w:rPr>
        </w:r>
      </w:del>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360" w:lineRule="auto"/>
        <w:rPr>
          <w:rFonts w:ascii="IBM Plex Sans" w:cs="IBM Plex Sans" w:eastAsia="IBM Plex Sans" w:hAnsi="IBM Plex Sans"/>
          <w:color w:val="1f0f4f"/>
          <w:sz w:val="24"/>
          <w:szCs w:val="24"/>
        </w:rPr>
      </w:pPr>
      <w:del w:author="Jeanne Deghilage" w:id="1" w:date="2025-04-18T16:56:48Z">
        <w:r w:rsidDel="00000000" w:rsidR="00000000" w:rsidRPr="00000000">
          <w:rPr>
            <w:rFonts w:ascii="IBM Plex Sans" w:cs="IBM Plex Sans" w:eastAsia="IBM Plex Sans" w:hAnsi="IBM Plex Sans"/>
            <w:color w:val="1f0f4f"/>
            <w:sz w:val="24"/>
            <w:szCs w:val="24"/>
            <w:rtl w:val="0"/>
          </w:rPr>
          <w:delText xml:space="preserve">Created in 1978 under the name of Direction et Contrôle des Grands Travaux (DCGTx), the Bureau National d'Etudes Techniques et de Développement (BNETD) is a design office created to contribute to the development of Ivory Coast and the African countries in which it is present. In Ivory Coast, it is responsible for designing, monitoring studies and project management of public works, assisting and advising the government in the implementation of its road, water and energy infrastructure development policy.</w:delText>
        </w:r>
      </w:del>
      <w:r w:rsidDel="00000000" w:rsidR="00000000" w:rsidRPr="00000000">
        <w:rPr>
          <w:rtl w:val="0"/>
        </w:rPr>
      </w:r>
    </w:p>
    <w:p w:rsidR="00000000" w:rsidDel="00000000" w:rsidP="00000000" w:rsidRDefault="00000000" w:rsidRPr="00000000" w14:paraId="00000029">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C">
      <w:pPr>
        <w:pStyle w:val="Heading1"/>
        <w:spacing w:after="120" w:line="273.6" w:lineRule="auto"/>
        <w:rPr>
          <w:rFonts w:ascii="IBM Plex Sans" w:cs="IBM Plex Sans" w:eastAsia="IBM Plex Sans" w:hAnsi="IBM Plex Sans"/>
          <w:b w:val="0"/>
        </w:rPr>
      </w:pPr>
      <w:bookmarkStart w:colFirst="0" w:colLast="0" w:name="_v2385nc28fqa" w:id="9"/>
      <w:bookmarkEnd w:id="9"/>
      <w:r w:rsidDel="00000000" w:rsidR="00000000" w:rsidRPr="00000000">
        <w:rPr>
          <w:rFonts w:ascii="IBM Plex Sans" w:cs="IBM Plex Sans" w:eastAsia="IBM Plex Sans" w:hAnsi="IBM Plex Sans"/>
          <w:b w:val="0"/>
          <w:rtl w:val="0"/>
        </w:rPr>
        <w:t xml:space="preserve">Rules</w:t>
      </w:r>
      <w:r w:rsidDel="00000000" w:rsidR="00000000" w:rsidRPr="00000000">
        <w:rPr>
          <w:rtl w:val="0"/>
        </w:rPr>
      </w:r>
    </w:p>
    <w:p w:rsidR="00000000" w:rsidDel="00000000" w:rsidP="00000000" w:rsidRDefault="00000000" w:rsidRPr="00000000" w14:paraId="0000002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Languages and tools: You may only use open-source languages and tools in building models for this challenge.</w:t>
      </w:r>
    </w:p>
    <w:p w:rsidR="00000000" w:rsidDel="00000000" w:rsidP="00000000" w:rsidRDefault="00000000" w:rsidRPr="00000000" w14:paraId="0000002F">
      <w:pPr>
        <w:numPr>
          <w:ilvl w:val="0"/>
          <w:numId w:val="1"/>
        </w:numPr>
        <w:ind w:left="720" w:hanging="360"/>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Who can compete: Open to all participants, only </w:t>
      </w:r>
      <w:r w:rsidDel="00000000" w:rsidR="00000000" w:rsidRPr="00000000">
        <w:rPr>
          <w:rFonts w:ascii="IBM Plex Sans" w:cs="IBM Plex Sans" w:eastAsia="IBM Plex Sans" w:hAnsi="IBM Plex Sans"/>
          <w:rtl w:val="0"/>
        </w:rPr>
        <w:t xml:space="preserve">African nationals</w:t>
      </w:r>
      <w:ins w:author="Jeanne Deghilage" w:id="2" w:date="2025-04-17T14:27:21Z">
        <w:r w:rsidDel="00000000" w:rsidR="00000000" w:rsidRPr="00000000">
          <w:rPr>
            <w:rFonts w:ascii="IBM Plex Sans" w:cs="IBM Plex Sans" w:eastAsia="IBM Plex Sans" w:hAnsi="IBM Plex Sans"/>
            <w:vertAlign w:val="superscript"/>
          </w:rPr>
          <w:footnoteReference w:customMarkFollows="0" w:id="0"/>
        </w:r>
      </w:ins>
      <w:del w:author="Jeanne Deghilage" w:id="2" w:date="2025-04-17T14:27:21Z">
        <w:r w:rsidDel="00000000" w:rsidR="00000000" w:rsidRPr="00000000">
          <w:rPr>
            <w:rFonts w:ascii="IBM Plex Sans" w:cs="IBM Plex Sans" w:eastAsia="IBM Plex Sans" w:hAnsi="IBM Plex Sans"/>
            <w:rtl w:val="0"/>
          </w:rPr>
          <w:delText xml:space="preserve"> or participants from  member country of the African Union as determined by </w:delText>
        </w:r>
        <w:r w:rsidDel="00000000" w:rsidR="00000000" w:rsidRPr="00000000">
          <w:fldChar w:fldCharType="begin"/>
        </w:r>
        <w:r w:rsidDel="00000000" w:rsidR="00000000" w:rsidRPr="00000000">
          <w:delInstrText xml:space="preserve">HYPERLINK "https://commission.europa.eu/about/departments-and-executive-agencies/international-partnerships_en"</w:delInstrText>
        </w:r>
        <w:r w:rsidDel="00000000" w:rsidR="00000000" w:rsidRPr="00000000">
          <w:fldChar w:fldCharType="separate"/>
        </w:r>
        <w:r w:rsidDel="00000000" w:rsidR="00000000" w:rsidRPr="00000000">
          <w:rPr>
            <w:rFonts w:ascii="IBM Plex Sans" w:cs="IBM Plex Sans" w:eastAsia="IBM Plex Sans" w:hAnsi="IBM Plex Sans"/>
            <w:color w:val="1155cc"/>
            <w:u w:val="single"/>
            <w:rtl w:val="0"/>
          </w:rPr>
          <w:delText xml:space="preserve">INTPA</w:delText>
        </w:r>
        <w:r w:rsidDel="00000000" w:rsidR="00000000" w:rsidRPr="00000000">
          <w:fldChar w:fldCharType="end"/>
        </w:r>
        <w:r w:rsidDel="00000000" w:rsidR="00000000" w:rsidRPr="00000000">
          <w:rPr>
            <w:rFonts w:ascii="IBM Plex Sans" w:cs="IBM Plex Sans" w:eastAsia="IBM Plex Sans" w:hAnsi="IBM Plex Sans"/>
            <w:rtl w:val="0"/>
          </w:rPr>
          <w:delText xml:space="preserve"> arbitration</w:delText>
        </w:r>
        <w:r w:rsidDel="00000000" w:rsidR="00000000" w:rsidRPr="00000000">
          <w:rPr>
            <w:rFonts w:ascii="IBM Plex Sans" w:cs="IBM Plex Sans" w:eastAsia="IBM Plex Sans" w:hAnsi="IBM Plex Sans"/>
            <w:rtl w:val="0"/>
          </w:rPr>
          <w:delText xml:space="preserve"> can win prize</w:delText>
        </w:r>
      </w:del>
      <w:r w:rsidDel="00000000" w:rsidR="00000000" w:rsidRPr="00000000">
        <w:rPr>
          <w:rFonts w:ascii="IBM Plex Sans" w:cs="IBM Plex Sans" w:eastAsia="IBM Plex Sans" w:hAnsi="IBM Plex Sans"/>
          <w:rtl w:val="0"/>
        </w:rPr>
        <w:t xml:space="preserve">. </w:t>
      </w:r>
      <w:ins w:author="Jeanne Deghilage" w:id="3" w:date="2025-04-17T14:28:59Z">
        <w:r w:rsidDel="00000000" w:rsidR="00000000" w:rsidRPr="00000000">
          <w:rPr>
            <w:rFonts w:ascii="IBM Plex Sans" w:cs="IBM Plex Sans" w:eastAsia="IBM Plex Sans" w:hAnsi="IBM Plex Sans"/>
            <w:rtl w:val="0"/>
          </w:rPr>
          <w:t xml:space="preserve">For teams, a</w:t>
        </w:r>
      </w:ins>
      <w:del w:author="Jeanne Deghilage" w:id="3" w:date="2025-04-17T14:28:59Z">
        <w:r w:rsidDel="00000000" w:rsidR="00000000" w:rsidRPr="00000000">
          <w:rPr>
            <w:rFonts w:ascii="IBM Plex Sans" w:cs="IBM Plex Sans" w:eastAsia="IBM Plex Sans" w:hAnsi="IBM Plex Sans"/>
            <w:rtl w:val="0"/>
          </w:rPr>
          <w:delText xml:space="preserve">A</w:delText>
        </w:r>
      </w:del>
      <w:r w:rsidDel="00000000" w:rsidR="00000000" w:rsidRPr="00000000">
        <w:rPr>
          <w:rFonts w:ascii="IBM Plex Sans" w:cs="IBM Plex Sans" w:eastAsia="IBM Plex Sans" w:hAnsi="IBM Plex Sans"/>
          <w:rtl w:val="0"/>
        </w:rPr>
        <w:t xml:space="preserve">ll team members </w:t>
      </w:r>
      <w:ins w:author="Jeanne Deghilage" w:id="4" w:date="2025-04-17T14:29:11Z">
        <w:r w:rsidDel="00000000" w:rsidR="00000000" w:rsidRPr="00000000">
          <w:rPr>
            <w:rFonts w:ascii="IBM Plex Sans" w:cs="IBM Plex Sans" w:eastAsia="IBM Plex Sans" w:hAnsi="IBM Plex Sans"/>
            <w:rtl w:val="0"/>
          </w:rPr>
          <w:t xml:space="preserve">have to respect the nationality modality explained above.</w:t>
        </w:r>
      </w:ins>
      <w:del w:author="Jeanne Deghilage" w:id="4" w:date="2025-04-17T14:29:11Z">
        <w:r w:rsidDel="00000000" w:rsidR="00000000" w:rsidRPr="00000000">
          <w:rPr>
            <w:rFonts w:ascii="IBM Plex Sans" w:cs="IBM Plex Sans" w:eastAsia="IBM Plex Sans" w:hAnsi="IBM Plex Sans"/>
            <w:rtl w:val="0"/>
          </w:rPr>
          <w:delText xml:space="preserve">must consist of African nationalities to win prizes. </w:delText>
        </w:r>
      </w:del>
      <w:r w:rsidDel="00000000" w:rsidR="00000000" w:rsidRPr="00000000">
        <w:rPr>
          <w:rtl w:val="0"/>
        </w:rPr>
      </w:r>
    </w:p>
    <w:p w:rsidR="00000000" w:rsidDel="00000000" w:rsidP="00000000" w:rsidRDefault="00000000" w:rsidRPr="00000000" w14:paraId="00000030">
      <w:pPr>
        <w:numPr>
          <w:ilvl w:val="0"/>
          <w:numId w:val="1"/>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Submission Limits: 10 submissions per day, 300 submissions overall.</w:t>
      </w:r>
    </w:p>
    <w:p w:rsidR="00000000" w:rsidDel="00000000" w:rsidP="00000000" w:rsidRDefault="00000000" w:rsidRPr="00000000" w14:paraId="00000031">
      <w:pPr>
        <w:numPr>
          <w:ilvl w:val="0"/>
          <w:numId w:val="1"/>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Team size: Max team size of 4</w:t>
      </w:r>
      <w:r w:rsidDel="00000000" w:rsidR="00000000" w:rsidRPr="00000000">
        <w:rPr>
          <w:rtl w:val="0"/>
        </w:rPr>
      </w:r>
    </w:p>
    <w:p w:rsidR="00000000" w:rsidDel="00000000" w:rsidP="00000000" w:rsidRDefault="00000000" w:rsidRPr="00000000" w14:paraId="00000032">
      <w:pPr>
        <w:numPr>
          <w:ilvl w:val="0"/>
          <w:numId w:val="1"/>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Public-Private Split: Zindi maintains a public leaderboard and a private leaderboard for each challenge. The Public Leaderboard includes approximately 30% of the test dataset. The private leaderboard will be revealed at the close of the challenge and contains the remaining 70% of the test set.</w:t>
      </w:r>
    </w:p>
    <w:p w:rsidR="00000000" w:rsidDel="00000000" w:rsidP="00000000" w:rsidRDefault="00000000" w:rsidRPr="00000000" w14:paraId="00000033">
      <w:pPr>
        <w:numPr>
          <w:ilvl w:val="0"/>
          <w:numId w:val="1"/>
        </w:numPr>
        <w:ind w:left="720" w:hanging="360"/>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Data Sharing: Open source. Note that resources used for this challenge need to be free to use and not be limited by a commercial license</w:t>
      </w:r>
      <w:ins w:author="Jeanne Deghilage" w:id="5" w:date="2025-04-18T17:03:14Z">
        <w:r w:rsidDel="00000000" w:rsidR="00000000" w:rsidRPr="00000000">
          <w:rPr>
            <w:rFonts w:ascii="IBM Plex Sans" w:cs="IBM Plex Sans" w:eastAsia="IBM Plex Sans" w:hAnsi="IBM Plex Sans"/>
            <w:highlight w:val="yellow"/>
            <w:rtl w:val="0"/>
          </w:rPr>
          <w:t xml:space="preserve"> in order to guarantee that the AI models at the end can be shared without any limitation.</w:t>
        </w:r>
      </w:ins>
      <w:del w:author="Jeanne Deghilage" w:id="5" w:date="2025-04-18T17:03:14Z">
        <w:r w:rsidDel="00000000" w:rsidR="00000000" w:rsidRPr="00000000">
          <w:rPr>
            <w:rFonts w:ascii="IBM Plex Sans" w:cs="IBM Plex Sans" w:eastAsia="IBM Plex Sans" w:hAnsi="IBM Plex Sans"/>
            <w:highlight w:val="yellow"/>
            <w:rtl w:val="0"/>
          </w:rPr>
          <w:delText xml:space="preserve">. </w:delText>
        </w:r>
      </w:del>
      <w:r w:rsidDel="00000000" w:rsidR="00000000" w:rsidRPr="00000000">
        <w:rPr>
          <w:rtl w:val="0"/>
        </w:rPr>
      </w:r>
    </w:p>
    <w:p w:rsidR="00000000" w:rsidDel="00000000" w:rsidP="00000000" w:rsidRDefault="00000000" w:rsidRPr="00000000" w14:paraId="00000034">
      <w:pPr>
        <w:numPr>
          <w:ilvl w:val="0"/>
          <w:numId w:val="1"/>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Code Review: Top 10 on the private leaderboard will receive an email requesting their code at the close of the challenge. </w:t>
      </w:r>
      <w:r w:rsidDel="00000000" w:rsidR="00000000" w:rsidRPr="00000000">
        <w:rPr>
          <w:rFonts w:ascii="IBM Plex Sans" w:cs="IBM Plex Sans" w:eastAsia="IBM Plex Sans" w:hAnsi="IBM Plex Sans"/>
          <w:rtl w:val="0"/>
        </w:rPr>
        <w:t xml:space="preserve">You will have 48 hours to submit your code</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35">
      <w:pPr>
        <w:numPr>
          <w:ilvl w:val="0"/>
          <w:numId w:val="1"/>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Code sharing: Multiple accounts, or sharing of code and information across accounts not in teams, is not allowed and will lead to disqualification.</w:t>
      </w:r>
    </w:p>
    <w:p w:rsidR="00000000" w:rsidDel="00000000" w:rsidP="00000000" w:rsidRDefault="00000000" w:rsidRPr="00000000" w14:paraId="0000003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ENTRY INTO THIS CHALLENGE CONSTITUTES YOUR ACCEPTANCE OF THESE OFFICIAL CHALLENGE RULES.</w:t>
      </w:r>
      <w:r w:rsidDel="00000000" w:rsidR="00000000" w:rsidRPr="00000000">
        <w:rPr>
          <w:rtl w:val="0"/>
        </w:rPr>
      </w:r>
    </w:p>
    <w:p w:rsidR="00000000" w:rsidDel="00000000" w:rsidP="00000000" w:rsidRDefault="00000000" w:rsidRPr="00000000" w14:paraId="0000003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Full Challenge Rules</w:t>
      </w:r>
    </w:p>
    <w:p w:rsidR="00000000" w:rsidDel="00000000" w:rsidP="00000000" w:rsidRDefault="00000000" w:rsidRPr="00000000" w14:paraId="0000003A">
      <w:pPr>
        <w:rPr>
          <w:rFonts w:ascii="IBM Plex Sans" w:cs="IBM Plex Sans" w:eastAsia="IBM Plex Sans" w:hAnsi="IBM Plex Sans"/>
          <w:b w:val="1"/>
        </w:rPr>
      </w:pPr>
      <w:r w:rsidDel="00000000" w:rsidR="00000000" w:rsidRPr="00000000">
        <w:rPr>
          <w:rtl w:val="0"/>
        </w:rPr>
      </w:r>
    </w:p>
    <w:p w:rsidR="00000000" w:rsidDel="00000000" w:rsidP="00000000" w:rsidRDefault="00000000" w:rsidRPr="00000000" w14:paraId="0000003B">
      <w:pPr>
        <w:rPr>
          <w:rFonts w:ascii="IBM Plex Sans" w:cs="IBM Plex Sans" w:eastAsia="IBM Plex Sans" w:hAnsi="IBM Plex Sans"/>
        </w:rPr>
      </w:pPr>
      <w:commentRangeStart w:id="3"/>
      <w:r w:rsidDel="00000000" w:rsidR="00000000" w:rsidRPr="00000000">
        <w:rPr>
          <w:rFonts w:ascii="IBM Plex Sans" w:cs="IBM Plex Sans" w:eastAsia="IBM Plex Sans" w:hAnsi="IBM Plex Sans"/>
          <w:rtl w:val="0"/>
        </w:rPr>
        <w:t xml:space="preserve">Open to all participants with an African nationality</w:t>
      </w:r>
      <w:del w:author="Jeanne Deghilage" w:id="6" w:date="2025-04-18T17:04:26Z">
        <w:r w:rsidDel="00000000" w:rsidR="00000000" w:rsidRPr="00000000">
          <w:rPr>
            <w:rFonts w:ascii="IBM Plex Sans" w:cs="IBM Plex Sans" w:eastAsia="IBM Plex Sans" w:hAnsi="IBM Plex Sans"/>
            <w:rtl w:val="0"/>
          </w:rPr>
          <w:delText xml:space="preserve"> o</w:delText>
        </w:r>
        <w:commentRangeEnd w:id="3"/>
        <w:r w:rsidDel="00000000" w:rsidR="00000000" w:rsidRPr="00000000">
          <w:commentReference w:id="3"/>
        </w:r>
        <w:r w:rsidDel="00000000" w:rsidR="00000000" w:rsidRPr="00000000">
          <w:rPr>
            <w:rFonts w:ascii="IBM Plex Sans" w:cs="IBM Plex Sans" w:eastAsia="IBM Plex Sans" w:hAnsi="IBM Plex Sans"/>
            <w:rtl w:val="0"/>
          </w:rPr>
          <w:delText xml:space="preserve">r from a member country of the African Union as determined by </w:delText>
        </w:r>
        <w:r w:rsidDel="00000000" w:rsidR="00000000" w:rsidRPr="00000000">
          <w:fldChar w:fldCharType="begin"/>
        </w:r>
        <w:r w:rsidDel="00000000" w:rsidR="00000000" w:rsidRPr="00000000">
          <w:delInstrText xml:space="preserve">HYPERLINK "https://commission.europa.eu/about/departments-and-executive-agencies/international-partnerships_en"</w:delInstrText>
        </w:r>
        <w:r w:rsidDel="00000000" w:rsidR="00000000" w:rsidRPr="00000000">
          <w:fldChar w:fldCharType="separate"/>
        </w:r>
        <w:r w:rsidDel="00000000" w:rsidR="00000000" w:rsidRPr="00000000">
          <w:rPr>
            <w:rFonts w:ascii="IBM Plex Sans" w:cs="IBM Plex Sans" w:eastAsia="IBM Plex Sans" w:hAnsi="IBM Plex Sans"/>
            <w:color w:val="1155cc"/>
            <w:u w:val="single"/>
            <w:rtl w:val="0"/>
          </w:rPr>
          <w:delText xml:space="preserve">INTPA</w:delText>
        </w:r>
        <w:r w:rsidDel="00000000" w:rsidR="00000000" w:rsidRPr="00000000">
          <w:fldChar w:fldCharType="end"/>
        </w:r>
        <w:r w:rsidDel="00000000" w:rsidR="00000000" w:rsidRPr="00000000">
          <w:rPr>
            <w:rFonts w:ascii="IBM Plex Sans" w:cs="IBM Plex Sans" w:eastAsia="IBM Plex Sans" w:hAnsi="IBM Plex Sans"/>
            <w:rtl w:val="0"/>
          </w:rPr>
          <w:delText xml:space="preserve"> arbitration.</w:delText>
        </w:r>
        <w:r w:rsidDel="00000000" w:rsidR="00000000" w:rsidRPr="00000000">
          <w:rPr>
            <w:rFonts w:ascii="IBM Plex Sans" w:cs="IBM Plex Sans" w:eastAsia="IBM Plex Sans" w:hAnsi="IBM Plex Sans"/>
            <w:rtl w:val="0"/>
          </w:rPr>
          <w:delText xml:space="preserve"> </w:delText>
        </w:r>
        <w:r w:rsidDel="00000000" w:rsidR="00000000" w:rsidRPr="00000000">
          <w:rPr>
            <w:rFonts w:ascii="IBM Plex Sans" w:cs="IBM Plex Sans" w:eastAsia="IBM Plex Sans" w:hAnsi="IBM Plex Sans"/>
            <w:highlight w:val="yellow"/>
            <w:rtl w:val="0"/>
          </w:rPr>
          <w:delText xml:space="preserve">Prizes will only be awarded to participants whose country is not under international sanctions</w:delText>
        </w:r>
        <w:r w:rsidDel="00000000" w:rsidR="00000000" w:rsidRPr="00000000">
          <w:rPr>
            <w:rFonts w:ascii="IBM Plex Sans" w:cs="IBM Plex Sans" w:eastAsia="IBM Plex Sans" w:hAnsi="IBM Plex Sans"/>
            <w:rtl w:val="0"/>
          </w:rPr>
          <w:delText xml:space="preserve">. </w:delText>
        </w:r>
      </w:del>
      <w:ins w:author="Jeanne Deghilage" w:id="6" w:date="2025-04-18T17:04:26Z">
        <w:r w:rsidDel="00000000" w:rsidR="00000000" w:rsidRPr="00000000">
          <w:rPr>
            <w:rFonts w:ascii="IBM Plex Sans" w:cs="IBM Plex Sans" w:eastAsia="IBM Plex Sans" w:hAnsi="IBM Plex Sans"/>
            <w:rtl w:val="0"/>
            <w:rPrChange w:author="Jeanne Deghilage" w:id="7" w:date="2025-04-18T17:04:26Z">
              <w:rPr>
                <w:rFonts w:ascii="IBM Plex Sans" w:cs="IBM Plex Sans" w:eastAsia="IBM Plex Sans" w:hAnsi="IBM Plex Sans"/>
              </w:rPr>
            </w:rPrChange>
          </w:rPr>
          <w:t xml:space="preserve">The prizes will be subject to a legal due diligence process and compliance with international and European sanctions. </w:t>
        </w:r>
      </w:ins>
      <w:r w:rsidDel="00000000" w:rsidR="00000000" w:rsidRPr="00000000">
        <w:rPr>
          <w:rFonts w:ascii="IBM Plex Sans" w:cs="IBM Plex Sans" w:eastAsia="IBM Plex Sans" w:hAnsi="IBM Plex Sans"/>
          <w:rtl w:val="0"/>
        </w:rPr>
        <w:t xml:space="preserve"> A post-competition verification will be carried out at the end of the challenge for participants who may be eligible to win prizes.</w:t>
      </w:r>
    </w:p>
    <w:p w:rsidR="00000000" w:rsidDel="00000000" w:rsidP="00000000" w:rsidRDefault="00000000" w:rsidRPr="00000000" w14:paraId="0000003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D">
      <w:pPr>
        <w:rPr>
          <w:rFonts w:ascii="IBM Plex Sans" w:cs="IBM Plex Sans" w:eastAsia="IBM Plex Sans" w:hAnsi="IBM Plex Sans"/>
          <w:b w:val="1"/>
        </w:rPr>
      </w:pPr>
      <w:r w:rsidDel="00000000" w:rsidR="00000000" w:rsidRPr="00000000">
        <w:rPr>
          <w:rFonts w:ascii="IBM Plex Sans" w:cs="IBM Plex Sans" w:eastAsia="IBM Plex Sans" w:hAnsi="IBM Plex Sans"/>
          <w:rtl w:val="0"/>
        </w:rPr>
        <w:t xml:space="preserve">Before the announcement of </w:t>
      </w:r>
      <w:r w:rsidDel="00000000" w:rsidR="00000000" w:rsidRPr="00000000">
        <w:rPr>
          <w:rFonts w:ascii="IBM Plex Sans" w:cs="IBM Plex Sans" w:eastAsia="IBM Plex Sans" w:hAnsi="IBM Plex Sans"/>
          <w:rtl w:val="0"/>
        </w:rPr>
        <w:t xml:space="preserve">the</w:t>
      </w:r>
      <w:r w:rsidDel="00000000" w:rsidR="00000000" w:rsidRPr="00000000">
        <w:rPr>
          <w:rFonts w:ascii="IBM Plex Sans" w:cs="IBM Plex Sans" w:eastAsia="IBM Plex Sans" w:hAnsi="IBM Plex Sans"/>
          <w:rtl w:val="0"/>
        </w:rPr>
        <w:t xml:space="preserve"> winners, a compliance due diligence will be carried out by Digital Africa in order to validate the eligibility of the winners with regards to international and European sanctions. Prizes will be awarded in equal amounts per team member if participants participate in teams. </w:t>
      </w:r>
      <w:r w:rsidDel="00000000" w:rsidR="00000000" w:rsidRPr="00000000">
        <w:rPr>
          <w:rFonts w:ascii="IBM Plex Sans" w:cs="IBM Plex Sans" w:eastAsia="IBM Plex Sans" w:hAnsi="IBM Plex Sans"/>
          <w:b w:val="1"/>
          <w:rtl w:val="0"/>
        </w:rPr>
        <w:t xml:space="preserve">This criterion takes precedence over the performance of the proposed model or the ranking on the leaderboard.</w:t>
      </w:r>
    </w:p>
    <w:p w:rsidR="00000000" w:rsidDel="00000000" w:rsidP="00000000" w:rsidRDefault="00000000" w:rsidRPr="00000000" w14:paraId="0000003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F">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Teams and collaboration</w:t>
      </w:r>
    </w:p>
    <w:p w:rsidR="00000000" w:rsidDel="00000000" w:rsidP="00000000" w:rsidRDefault="00000000" w:rsidRPr="00000000" w14:paraId="0000004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may participate in challenges as an individual or in a team of up to four people. When creating a team, the team must have a total submission count less than or equal to the maximum allowable submissions as of the formation date. A team will be allowed the maximum number of submissions for the challenge, minus the total number of submissions among team members at team formation. </w:t>
      </w:r>
      <w:r w:rsidDel="00000000" w:rsidR="00000000" w:rsidRPr="00000000">
        <w:rPr>
          <w:rFonts w:ascii="IBM Plex Sans" w:cs="IBM Plex Sans" w:eastAsia="IBM Plex Sans" w:hAnsi="IBM Plex Sans"/>
          <w:rtl w:val="0"/>
        </w:rPr>
        <w:t xml:space="preserve">Prizes are transferred only to the individual players or </w:t>
      </w:r>
      <w:r w:rsidDel="00000000" w:rsidR="00000000" w:rsidRPr="00000000">
        <w:rPr>
          <w:rFonts w:ascii="IBM Plex Sans" w:cs="IBM Plex Sans" w:eastAsia="IBM Plex Sans" w:hAnsi="IBM Plex Sans"/>
          <w:rtl w:val="0"/>
        </w:rPr>
        <w:t xml:space="preserve">will be awarded in equal amounts per team member if participants participate in teams</w:t>
      </w:r>
    </w:p>
    <w:p w:rsidR="00000000" w:rsidDel="00000000" w:rsidP="00000000" w:rsidRDefault="00000000" w:rsidRPr="00000000" w14:paraId="0000004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Multiple accounts per user are not permitted, and neither is collaboration or membership across multiple teams. Individuals and their submissions originating from multiple accounts will be immediately disqualified from the platform.</w:t>
      </w:r>
    </w:p>
    <w:p w:rsidR="00000000" w:rsidDel="00000000" w:rsidP="00000000" w:rsidRDefault="00000000" w:rsidRPr="00000000" w14:paraId="0000004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Code must not be shared privately outside of a team. Any code that is shared, must be made available to all challenge participants through the platform. (i.e. on the discussion boards).</w:t>
      </w:r>
    </w:p>
    <w:p w:rsidR="00000000" w:rsidDel="00000000" w:rsidP="00000000" w:rsidRDefault="00000000" w:rsidRPr="00000000" w14:paraId="0000004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Zindi data scientist who sets up a team is the default Team Leader but they can transfer leadership to another data scientist on the team. The Team Leader can invite other data scientists to their team. Invited data scientists can accept or reject invitations. Until a second data scientist accepts an invitation to join a team, the data scientist who initiated a team remains an individual on the leaderboard. No additional members may be added to teams within the final 5 days of the challenge or last hour of a hackathon.</w:t>
      </w:r>
    </w:p>
    <w:p w:rsidR="00000000" w:rsidDel="00000000" w:rsidP="00000000" w:rsidRDefault="00000000" w:rsidRPr="00000000" w14:paraId="0000004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team leader can initiate a merge with another team. Only the team leader of the second team can accept the invite. The default team leader is the leader from the team who initiated the invite. Teams can only merge if the total number of members is less than or equal to the maximum team size of the challenge.</w:t>
      </w:r>
    </w:p>
    <w:p w:rsidR="00000000" w:rsidDel="00000000" w:rsidP="00000000" w:rsidRDefault="00000000" w:rsidRPr="00000000" w14:paraId="0000004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team can be disbanded if it has not yet made a submission. Once a submission is made individual members cannot leave the team.</w:t>
      </w:r>
    </w:p>
    <w:p w:rsidR="00000000" w:rsidDel="00000000" w:rsidP="00000000" w:rsidRDefault="00000000" w:rsidRPr="00000000" w14:paraId="0000004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All members in the team receive points associated with their ranking in the challenge and there is no split or division of the points between team members.</w:t>
      </w:r>
    </w:p>
    <w:p w:rsidR="00000000" w:rsidDel="00000000" w:rsidP="00000000" w:rsidRDefault="00000000" w:rsidRPr="00000000" w14:paraId="0000004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F">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Datasets, packages and general principles</w:t>
      </w:r>
    </w:p>
    <w:p w:rsidR="00000000" w:rsidDel="00000000" w:rsidP="00000000" w:rsidRDefault="00000000" w:rsidRPr="00000000" w14:paraId="0000005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must use publicly-available, open-source packages only.</w:t>
      </w:r>
    </w:p>
    <w:p w:rsidR="00000000" w:rsidDel="00000000" w:rsidP="00000000" w:rsidRDefault="00000000" w:rsidRPr="00000000" w14:paraId="0000005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may use only the datasets provided for this challenge. </w:t>
      </w:r>
    </w:p>
    <w:p w:rsidR="00000000" w:rsidDel="00000000" w:rsidP="00000000" w:rsidRDefault="00000000" w:rsidRPr="00000000" w14:paraId="0000005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may use pretrained models as long as they are openly available to everyone.</w:t>
      </w:r>
    </w:p>
    <w:p w:rsidR="00000000" w:rsidDel="00000000" w:rsidP="00000000" w:rsidRDefault="00000000" w:rsidRPr="00000000" w14:paraId="0000005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Automated machine learning tools such as automl are not permitted.</w:t>
      </w:r>
    </w:p>
    <w:p w:rsidR="00000000" w:rsidDel="00000000" w:rsidP="00000000" w:rsidRDefault="00000000" w:rsidRPr="00000000" w14:paraId="0000005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If the error metric requires probabilities to be submitted, do not set thresholds (or round your probabilities) to improve your place on the leaderboard. In order to ensure that the client receives the best solution Zindi will need the raw probabilities. This will allow the clients to set thresholds to their own needs.</w:t>
      </w:r>
    </w:p>
    <w:p w:rsidR="00000000" w:rsidDel="00000000" w:rsidP="00000000" w:rsidRDefault="00000000" w:rsidRPr="00000000" w14:paraId="0000005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A">
      <w:pPr>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You are allowed to access</w:t>
      </w:r>
      <w:ins w:author="Jeanne Deghilage" w:id="8" w:date="2025-04-18T17:08:46Z">
        <w:r w:rsidDel="00000000" w:rsidR="00000000" w:rsidRPr="00000000">
          <w:rPr>
            <w:rFonts w:ascii="IBM Plex Sans" w:cs="IBM Plex Sans" w:eastAsia="IBM Plex Sans" w:hAnsi="IBM Plex Sans"/>
            <w:highlight w:val="yellow"/>
            <w:rtl w:val="0"/>
          </w:rPr>
          <w:t xml:space="preserve"> and</w:t>
        </w:r>
      </w:ins>
      <w:del w:author="Jeanne Deghilage" w:id="8" w:date="2025-04-18T17:08:46Z">
        <w:r w:rsidDel="00000000" w:rsidR="00000000" w:rsidRPr="00000000">
          <w:rPr>
            <w:rFonts w:ascii="IBM Plex Sans" w:cs="IBM Plex Sans" w:eastAsia="IBM Plex Sans" w:hAnsi="IBM Plex Sans"/>
            <w:highlight w:val="yellow"/>
            <w:rtl w:val="0"/>
          </w:rPr>
          <w:delText xml:space="preserve">,</w:delText>
        </w:r>
      </w:del>
      <w:r w:rsidDel="00000000" w:rsidR="00000000" w:rsidRPr="00000000">
        <w:rPr>
          <w:rFonts w:ascii="IBM Plex Sans" w:cs="IBM Plex Sans" w:eastAsia="IBM Plex Sans" w:hAnsi="IBM Plex Sans"/>
          <w:highlight w:val="yellow"/>
          <w:rtl w:val="0"/>
        </w:rPr>
        <w:t xml:space="preserve"> use </w:t>
      </w:r>
      <w:del w:author="Jeanne Deghilage" w:id="9" w:date="2025-04-18T17:08:32Z">
        <w:r w:rsidDel="00000000" w:rsidR="00000000" w:rsidRPr="00000000">
          <w:rPr>
            <w:rFonts w:ascii="IBM Plex Sans" w:cs="IBM Plex Sans" w:eastAsia="IBM Plex Sans" w:hAnsi="IBM Plex Sans"/>
            <w:highlight w:val="yellow"/>
            <w:rtl w:val="0"/>
          </w:rPr>
          <w:delText xml:space="preserve">and share </w:delText>
        </w:r>
      </w:del>
      <w:r w:rsidDel="00000000" w:rsidR="00000000" w:rsidRPr="00000000">
        <w:rPr>
          <w:rFonts w:ascii="IBM Plex Sans" w:cs="IBM Plex Sans" w:eastAsia="IBM Plex Sans" w:hAnsi="IBM Plex Sans"/>
          <w:highlight w:val="yellow"/>
          <w:rtl w:val="0"/>
        </w:rPr>
        <w:t xml:space="preserve">challenge data</w:t>
      </w:r>
      <w:ins w:author="Jeanne Deghilage" w:id="10" w:date="2025-04-18T17:08:40Z">
        <w:r w:rsidDel="00000000" w:rsidR="00000000" w:rsidRPr="00000000">
          <w:rPr>
            <w:rFonts w:ascii="IBM Plex Sans" w:cs="IBM Plex Sans" w:eastAsia="IBM Plex Sans" w:hAnsi="IBM Plex Sans"/>
            <w:highlight w:val="yellow"/>
            <w:rtl w:val="0"/>
          </w:rPr>
          <w:t xml:space="preserve"> for the competition.</w:t>
        </w:r>
      </w:ins>
      <w:del w:author="Jeanne Deghilage" w:id="10" w:date="2025-04-18T17:08:40Z">
        <w:r w:rsidDel="00000000" w:rsidR="00000000" w:rsidRPr="00000000">
          <w:rPr>
            <w:rFonts w:ascii="IBM Plex Sans" w:cs="IBM Plex Sans" w:eastAsia="IBM Plex Sans" w:hAnsi="IBM Plex Sans"/>
            <w:highlight w:val="yellow"/>
            <w:rtl w:val="0"/>
          </w:rPr>
          <w:delText xml:space="preserve"> for any commercial, non-commercial, research or education purposes, by open source</w:delText>
        </w:r>
      </w:del>
      <w:r w:rsidDel="00000000" w:rsidR="00000000" w:rsidRPr="00000000">
        <w:rPr>
          <w:rFonts w:ascii="IBM Plex Sans" w:cs="IBM Plex Sans" w:eastAsia="IBM Plex Sans" w:hAnsi="IBM Plex Sans"/>
          <w:highlight w:val="yellow"/>
          <w:rtl w:val="0"/>
        </w:rPr>
        <w:t xml:space="preserve">.</w:t>
      </w:r>
    </w:p>
    <w:p w:rsidR="00000000" w:rsidDel="00000000" w:rsidP="00000000" w:rsidRDefault="00000000" w:rsidRPr="00000000" w14:paraId="0000005B">
      <w:pPr>
        <w:rPr>
          <w:rFonts w:ascii="IBM Plex Sans" w:cs="IBM Plex Sans" w:eastAsia="IBM Plex Sans" w:hAnsi="IBM Plex Sans"/>
          <w:highlight w:val="yellow"/>
        </w:rPr>
      </w:pPr>
      <w:r w:rsidDel="00000000" w:rsidR="00000000" w:rsidRPr="00000000">
        <w:rPr>
          <w:rtl w:val="0"/>
        </w:rPr>
      </w:r>
    </w:p>
    <w:p w:rsidR="00000000" w:rsidDel="00000000" w:rsidP="00000000" w:rsidRDefault="00000000" w:rsidRPr="00000000" w14:paraId="0000005C">
      <w:pPr>
        <w:ind w:left="0" w:firstLine="0"/>
        <w:rPr>
          <w:rFonts w:ascii="IBM Plex Sans" w:cs="IBM Plex Sans" w:eastAsia="IBM Plex Sans" w:hAnsi="IBM Plex Sans"/>
          <w:highlight w:val="yellow"/>
        </w:rPr>
      </w:pPr>
      <w:r w:rsidDel="00000000" w:rsidR="00000000" w:rsidRPr="00000000">
        <w:rPr>
          <w:rFonts w:ascii="IBM Plex Sans" w:cs="IBM Plex Sans" w:eastAsia="IBM Plex Sans" w:hAnsi="IBM Plex Sans"/>
          <w:highlight w:val="yellow"/>
          <w:rtl w:val="0"/>
        </w:rPr>
        <w:t xml:space="preserve">N.B. These solutions could be put into production. Thus the resources used for this challenge need to be free to use and not be limited by a commercial license. </w:t>
      </w:r>
    </w:p>
    <w:p w:rsidR="00000000" w:rsidDel="00000000" w:rsidP="00000000" w:rsidRDefault="00000000" w:rsidRPr="00000000" w14:paraId="0000005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must notify Zindi immediately upon learning of any unauthorised transmission of or unauthorised access to the challenge data, and work with Zindi to rectify any unauthorised transmission or access.</w:t>
      </w:r>
    </w:p>
    <w:p w:rsidR="00000000" w:rsidDel="00000000" w:rsidP="00000000" w:rsidRDefault="00000000" w:rsidRPr="00000000" w14:paraId="0000005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Your solution must not infringe the rights of any third party and you must be legally entitled to </w:t>
      </w:r>
      <w:r w:rsidDel="00000000" w:rsidR="00000000" w:rsidRPr="00000000">
        <w:rPr>
          <w:rFonts w:ascii="IBM Plex Sans" w:cs="IBM Plex Sans" w:eastAsia="IBM Plex Sans" w:hAnsi="IBM Plex Sans"/>
          <w:rtl w:val="0"/>
        </w:rPr>
        <w:t xml:space="preserve">be made open source as the solutions will be made available under an open source licence. </w:t>
      </w:r>
    </w:p>
    <w:p w:rsidR="00000000" w:rsidDel="00000000" w:rsidP="00000000" w:rsidRDefault="00000000" w:rsidRPr="00000000" w14:paraId="0000006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2">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Submissions and winning</w:t>
      </w:r>
    </w:p>
    <w:p w:rsidR="00000000" w:rsidDel="00000000" w:rsidP="00000000" w:rsidRDefault="00000000" w:rsidRPr="00000000" w14:paraId="0000006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may make a maximum of 10 submissions per day.</w:t>
      </w:r>
    </w:p>
    <w:p w:rsidR="00000000" w:rsidDel="00000000" w:rsidP="00000000" w:rsidRDefault="00000000" w:rsidRPr="00000000" w14:paraId="0000006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may make a maximum of 300 submissions for this challenge.</w:t>
      </w:r>
    </w:p>
    <w:p w:rsidR="00000000" w:rsidDel="00000000" w:rsidP="00000000" w:rsidRDefault="00000000" w:rsidRPr="00000000" w14:paraId="0000006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Before the end of the challenge you need to choose 2 submissions to be judged on for the private leaderboard. If you do not make a selection your 2 best public leaderboard submissions will be used to score on the private leaderboard.</w:t>
      </w:r>
    </w:p>
    <w:p w:rsidR="00000000" w:rsidDel="00000000" w:rsidP="00000000" w:rsidRDefault="00000000" w:rsidRPr="00000000" w14:paraId="0000006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During the challenge, your best public score will be displayed regardless of the submissions you have selected. When the challenge closes your best private score out of the 2 selected submissions will be displayed.</w:t>
      </w:r>
    </w:p>
    <w:p w:rsidR="00000000" w:rsidDel="00000000" w:rsidP="00000000" w:rsidRDefault="00000000" w:rsidRPr="00000000" w14:paraId="0000006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Zindi maintains a public leaderboard and a private leaderboard for each challenge. The Public Leaderboard includes approximately 20% of the test dataset. While the challenge is open, the Public Leaderboard will rank the submitted solutions by the accuracy score they achieve. Upon close of the challenge, the Private Leaderboard, which covers the other 80% of the test dataset, will be made public and will constitute the final ranking for the challenge.</w:t>
      </w:r>
    </w:p>
    <w:p w:rsidR="00000000" w:rsidDel="00000000" w:rsidP="00000000" w:rsidRDefault="00000000" w:rsidRPr="00000000" w14:paraId="0000006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Note that to count, your submission must first pass processing. If your submission fails during the processing step, it will not be counted and not receive a score; nor will it count against your daily submission limit. If you encounter problems with your submission file, your best course of action is to ask for advice on the challenge page.</w:t>
      </w:r>
    </w:p>
    <w:p w:rsidR="00000000" w:rsidDel="00000000" w:rsidP="00000000" w:rsidRDefault="00000000" w:rsidRPr="00000000" w14:paraId="0000006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If you are in the top 10 at the time the leaderboard closes, we will email you to request your code. On receipt of email, you will have 48 hours to respond and submit your code following the Reproducibility of submitted code guidelines detailed below. Failure to respond will result in disqualification.</w:t>
      </w:r>
    </w:p>
    <w:p w:rsidR="00000000" w:rsidDel="00000000" w:rsidP="00000000" w:rsidRDefault="00000000" w:rsidRPr="00000000" w14:paraId="0000007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1">
      <w:pPr>
        <w:rPr>
          <w:rFonts w:ascii="IBM Plex Sans" w:cs="IBM Plex Sans" w:eastAsia="IBM Plex Sans" w:hAnsi="IBM Plex Sans"/>
          <w:highlight w:val="yellow"/>
        </w:rPr>
      </w:pPr>
      <w:commentRangeStart w:id="4"/>
      <w:r w:rsidDel="00000000" w:rsidR="00000000" w:rsidRPr="00000000">
        <w:rPr>
          <w:rFonts w:ascii="IBM Plex Sans" w:cs="IBM Plex Sans" w:eastAsia="IBM Plex Sans" w:hAnsi="IBM Plex Sans"/>
          <w:rtl w:val="0"/>
        </w:rPr>
        <w:t xml:space="preserve">If your solution places in the top 10, best female and best Ivorian, you will be required to submit your winning solution code to us for verification, an</w:t>
      </w:r>
      <w:r w:rsidDel="00000000" w:rsidR="00000000" w:rsidRPr="00000000">
        <w:rPr>
          <w:rFonts w:ascii="IBM Plex Sans" w:cs="IBM Plex Sans" w:eastAsia="IBM Plex Sans" w:hAnsi="IBM Plex Sans"/>
          <w:rtl w:val="0"/>
        </w:rPr>
        <w:t xml:space="preserve">d</w:t>
      </w:r>
      <w:commentRangeStart w:id="5"/>
      <w:r w:rsidDel="00000000" w:rsidR="00000000" w:rsidRPr="00000000">
        <w:rPr>
          <w:rFonts w:ascii="IBM Plex Sans" w:cs="IBM Plex Sans" w:eastAsia="IBM Plex Sans" w:hAnsi="IBM Plex Sans"/>
          <w:rtl w:val="0"/>
        </w:rPr>
        <w:t xml:space="preserve"> you thereby agree to </w:t>
      </w:r>
      <w:r w:rsidDel="00000000" w:rsidR="00000000" w:rsidRPr="00000000">
        <w:rPr>
          <w:rFonts w:ascii="IBM Plex Sans" w:cs="IBM Plex Sans" w:eastAsia="IBM Plex Sans" w:hAnsi="IBM Plex Sans"/>
          <w:highlight w:val="yellow"/>
          <w:rtl w:val="0"/>
        </w:rPr>
        <w:t xml:space="preserve">assign all worldwide rights of copyright in and to such winning solution t</w:t>
      </w:r>
      <w:r w:rsidDel="00000000" w:rsidR="00000000" w:rsidRPr="00000000">
        <w:rPr>
          <w:rFonts w:ascii="IBM Plex Sans" w:cs="IBM Plex Sans" w:eastAsia="IBM Plex Sans" w:hAnsi="IBM Plex Sans"/>
          <w:highlight w:val="yellow"/>
          <w:rtl w:val="0"/>
        </w:rPr>
        <w:t xml:space="preserve">o Zindi</w:t>
      </w:r>
      <w:ins w:author="Jeanne Deghilage" w:id="11" w:date="2025-04-18T17:11:41Z">
        <w:r w:rsidDel="00000000" w:rsidR="00000000" w:rsidRPr="00000000">
          <w:rPr>
            <w:rFonts w:ascii="IBM Plex Sans" w:cs="IBM Plex Sans" w:eastAsia="IBM Plex Sans" w:hAnsi="IBM Plex Sans"/>
            <w:highlight w:val="yellow"/>
            <w:rtl w:val="0"/>
          </w:rPr>
          <w:t xml:space="preserve">, Digital Africa and Tolbi</w:t>
        </w:r>
      </w:ins>
      <w:r w:rsidDel="00000000" w:rsidR="00000000" w:rsidRPr="00000000">
        <w:rPr>
          <w:rFonts w:ascii="IBM Plex Sans" w:cs="IBM Plex Sans" w:eastAsia="IBM Plex Sans" w:hAnsi="IBM Plex Sans"/>
          <w:highlight w:val="yellow"/>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If two solutions earn identical scores on the leaderboard, the tiebreaker will be the date and time in which the submission was made (the earlier solution will win).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winners will be paid via bank transfer, PayPal if payment is less than or equivalent to $100, or other international money transfer platform. International transfer fees will be deducted from the total prize amount, unless the prize money is under $500, in which case the international transfer fees will be covered by Zindi. In all cases, the winners are responsible for any other fees applied by their own bank or other institution for receiving the prize money. All taxes imposed on prizes are the sole responsibility of the winners. The top winners or team leaders will be required to present Zindi with proof of identification, proof of residence and a letter from your bank confirming your banking details. Winners will be paid in USD or the currency of the challenge. If your account cannot receive US Dollars or the currency of the challenge then your bank will need to provide proof of this and Zindi will try to accommodate this.</w:t>
      </w:r>
    </w:p>
    <w:p w:rsidR="00000000" w:rsidDel="00000000" w:rsidP="00000000" w:rsidRDefault="00000000" w:rsidRPr="00000000" w14:paraId="0000007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Please note that due to the ongoing Russia-Ukraine conflict, we are not currently able to make prize payments to winners located in Russia. We apologise for any inconvenience that may cause, and will handle any issues that arise on a case-by-case basis.</w:t>
      </w:r>
    </w:p>
    <w:p w:rsidR="00000000" w:rsidDel="00000000" w:rsidP="00000000" w:rsidRDefault="00000000" w:rsidRPr="00000000" w14:paraId="0000007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Payment will be made after code review, sealing the leaderboard and due diligence completion by Digital Africa.</w:t>
      </w:r>
      <w:r w:rsidDel="00000000" w:rsidR="00000000" w:rsidRPr="00000000">
        <w:rPr>
          <w:rtl w:val="0"/>
        </w:rPr>
      </w:r>
    </w:p>
    <w:p w:rsidR="00000000" w:rsidDel="00000000" w:rsidP="00000000" w:rsidRDefault="00000000" w:rsidRPr="00000000" w14:paraId="0000007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acknowledge and agree that Zindi may, without any obligation to do so, remove or disqualify an individual, team, or account if Zindi believes that such individual, team, or account is in violation of these rules. Entry into this challenge constitutes your acceptance of these official challenge rules.</w:t>
      </w:r>
    </w:p>
    <w:p w:rsidR="00000000" w:rsidDel="00000000" w:rsidP="00000000" w:rsidRDefault="00000000" w:rsidRPr="00000000" w14:paraId="0000007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Zindi is committed to providing solutions of value to our clients and partners. To this end, we reserve the right to disqualify your submission on the grounds of usability or value. This includes but is not limited to the use of data leaks or any other practices that we deem to compromise the inherent value of your solution.</w:t>
      </w:r>
    </w:p>
    <w:p w:rsidR="00000000" w:rsidDel="00000000" w:rsidP="00000000" w:rsidRDefault="00000000" w:rsidRPr="00000000" w14:paraId="0000007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Zindi also reserves the right to disqualify you and/or your submissions from any challenge if we believe that you violated the rules or violated the spirit of the challenge or the platform in any other way. The disqualifications are irrespective of your position on the leaderboard and completely at the discretion of Zindi.</w:t>
      </w:r>
    </w:p>
    <w:p w:rsidR="00000000" w:rsidDel="00000000" w:rsidP="00000000" w:rsidRDefault="00000000" w:rsidRPr="00000000" w14:paraId="0000008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Please refer to the FAQs and Terms of Use for additional rules that may apply to this challenge. We reserve the right to update these rules at any time.</w:t>
      </w:r>
    </w:p>
    <w:p w:rsidR="00000000" w:rsidDel="00000000" w:rsidP="00000000" w:rsidRDefault="00000000" w:rsidRPr="00000000" w14:paraId="0000008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3">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Reproducibility of submitted code </w:t>
      </w:r>
    </w:p>
    <w:p w:rsidR="00000000" w:rsidDel="00000000" w:rsidP="00000000" w:rsidRDefault="00000000" w:rsidRPr="00000000" w14:paraId="0000008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If your submitted code does not reproduce your score on the leaderboard, we reserve the right to adjust your rank to the score generated by the code you submitted.</w:t>
      </w:r>
    </w:p>
    <w:p w:rsidR="00000000" w:rsidDel="00000000" w:rsidP="00000000" w:rsidRDefault="00000000" w:rsidRPr="00000000" w14:paraId="0000008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If your code does not run you will be dropped from the top 10. Please make sure your code runs before submitting your solution.</w:t>
      </w:r>
    </w:p>
    <w:p w:rsidR="00000000" w:rsidDel="00000000" w:rsidP="00000000" w:rsidRDefault="00000000" w:rsidRPr="00000000" w14:paraId="0000008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Always set the seed. Rerunning your model should always place you at the same position on the leaderboard. When running your solution, if randomness shifts you down the leaderboard we reserve the right to adjust your rank to the closest score that your submission reproduces.</w:t>
      </w:r>
    </w:p>
    <w:p w:rsidR="00000000" w:rsidDel="00000000" w:rsidP="00000000" w:rsidRDefault="00000000" w:rsidRPr="00000000" w14:paraId="0000008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Custom packages in your submission notebook will not be accepted.</w:t>
      </w:r>
    </w:p>
    <w:p w:rsidR="00000000" w:rsidDel="00000000" w:rsidP="00000000" w:rsidRDefault="00000000" w:rsidRPr="00000000" w14:paraId="0000008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may only use tools available to everyone i.e. no paid services or free trials that require a credit card.</w:t>
      </w:r>
    </w:p>
    <w:p w:rsidR="00000000" w:rsidDel="00000000" w:rsidP="00000000" w:rsidRDefault="00000000" w:rsidRPr="00000000" w14:paraId="0000008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D">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Read </w:t>
      </w:r>
      <w:hyperlink r:id="rId15">
        <w:r w:rsidDel="00000000" w:rsidR="00000000" w:rsidRPr="00000000">
          <w:rPr>
            <w:rFonts w:ascii="IBM Plex Sans" w:cs="IBM Plex Sans" w:eastAsia="IBM Plex Sans" w:hAnsi="IBM Plex Sans"/>
            <w:color w:val="1155cc"/>
            <w:u w:val="single"/>
            <w:rtl w:val="0"/>
          </w:rPr>
          <w:t xml:space="preserve">this articl</w:t>
        </w:r>
      </w:hyperlink>
      <w:r w:rsidDel="00000000" w:rsidR="00000000" w:rsidRPr="00000000">
        <w:rPr>
          <w:rFonts w:ascii="IBM Plex Sans" w:cs="IBM Plex Sans" w:eastAsia="IBM Plex Sans" w:hAnsi="IBM Plex Sans"/>
          <w:rtl w:val="0"/>
        </w:rPr>
        <w:t xml:space="preserve">e on how to prepare your documentation and </w:t>
      </w:r>
      <w:hyperlink r:id="rId16">
        <w:r w:rsidDel="00000000" w:rsidR="00000000" w:rsidRPr="00000000">
          <w:rPr>
            <w:rFonts w:ascii="IBM Plex Sans" w:cs="IBM Plex Sans" w:eastAsia="IBM Plex Sans" w:hAnsi="IBM Plex Sans"/>
            <w:color w:val="1155cc"/>
            <w:u w:val="single"/>
            <w:rtl w:val="0"/>
          </w:rPr>
          <w:t xml:space="preserve">this article</w:t>
        </w:r>
      </w:hyperlink>
      <w:r w:rsidDel="00000000" w:rsidR="00000000" w:rsidRPr="00000000">
        <w:rPr>
          <w:rFonts w:ascii="IBM Plex Sans" w:cs="IBM Plex Sans" w:eastAsia="IBM Plex Sans" w:hAnsi="IBM Plex Sans"/>
          <w:rtl w:val="0"/>
        </w:rPr>
        <w:t xml:space="preserve"> on how to ensure a successful code review. </w:t>
      </w:r>
      <w:r w:rsidDel="00000000" w:rsidR="00000000" w:rsidRPr="00000000">
        <w:rPr>
          <w:rtl w:val="0"/>
        </w:rPr>
      </w:r>
    </w:p>
    <w:p w:rsidR="00000000" w:rsidDel="00000000" w:rsidP="00000000" w:rsidRDefault="00000000" w:rsidRPr="00000000" w14:paraId="0000008E">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F">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Consequences of breaking any rules of the challenge or submission guidelines:</w:t>
      </w:r>
    </w:p>
    <w:p w:rsidR="00000000" w:rsidDel="00000000" w:rsidP="00000000" w:rsidRDefault="00000000" w:rsidRPr="00000000" w14:paraId="00000090">
      <w:pPr>
        <w:numPr>
          <w:ilvl w:val="0"/>
          <w:numId w:val="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First offence: No prizes for 6 months and 2000 points will be removed from your profile (probation period). If you are caught cheating, all individuals involved in cheating will be disqualified from the challenge(s) you were caught in and you will be disqualified from winning any challenges for the next six months and 2000 points will be removed from your profile. If you have less than 2000 points to your profile your points will be set to 0.</w:t>
      </w:r>
    </w:p>
    <w:p w:rsidR="00000000" w:rsidDel="00000000" w:rsidP="00000000" w:rsidRDefault="00000000" w:rsidRPr="00000000" w14:paraId="00000091">
      <w:pPr>
        <w:numPr>
          <w:ilvl w:val="0"/>
          <w:numId w:val="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Second offence: Banned from the platform. If you are caught for a second time your Zindi account will be disabled and you will be disqualified from winning any challenges or Zindi points using any other account.</w:t>
      </w:r>
    </w:p>
    <w:p w:rsidR="00000000" w:rsidDel="00000000" w:rsidP="00000000" w:rsidRDefault="00000000" w:rsidRPr="00000000" w14:paraId="00000092">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Teams with individuals who are caught cheating will not be eligible to win prizes or points in the challenge in which the cheating occurred, regardless of the individuals’ knowledge of or participation in the offence.</w:t>
      </w:r>
    </w:p>
    <w:p w:rsidR="00000000" w:rsidDel="00000000" w:rsidP="00000000" w:rsidRDefault="00000000" w:rsidRPr="00000000" w14:paraId="0000009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Teams with individuals who have previously committed an offence will not be eligible for any prizes for any challenges during the 6-month probation period.</w:t>
      </w:r>
    </w:p>
    <w:p w:rsidR="00000000" w:rsidDel="00000000" w:rsidP="00000000" w:rsidRDefault="00000000" w:rsidRPr="00000000" w14:paraId="0000009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7">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Monitoring of submissions</w:t>
      </w:r>
    </w:p>
    <w:p w:rsidR="00000000" w:rsidDel="00000000" w:rsidP="00000000" w:rsidRDefault="00000000" w:rsidRPr="00000000" w14:paraId="0000009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 will review the top 10 solutions of every challenge when the challenge ends.</w:t>
      </w:r>
    </w:p>
    <w:p w:rsidR="00000000" w:rsidDel="00000000" w:rsidP="00000000" w:rsidRDefault="00000000" w:rsidRPr="00000000" w14:paraId="0000009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 reserve the right to request code from any user at any time during a challenge. You will have 24 hours to submit your code following the rules for code review (see above). Zindi reserves the right not to explain our reasons for requesting code. If you do not submit your code within 24 hours you will be disqualified from winning any challenges or Zindi points for the next six months. If you fall under suspicion again and your code is requested and you fail to submit your code within 24 hours, your Zindi account will be disabled and you will be disqualified from winning any challenges or Zindi points with any other account.</w:t>
      </w:r>
    </w:p>
    <w:p w:rsidR="00000000" w:rsidDel="00000000" w:rsidP="00000000" w:rsidRDefault="00000000" w:rsidRPr="00000000" w14:paraId="0000009B">
      <w:pPr>
        <w:rPr>
          <w:rFonts w:ascii="IBM Plex Sans" w:cs="IBM Plex Sans" w:eastAsia="IBM Plex Sans" w:hAnsi="IBM Plex Sans"/>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ne Deghilage" w:id="3" w:date="2025-04-18T17:04:43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anne Deghilage" w:id="2" w:date="2025-04-17T14:27:21Z"/>
          <w:rFonts w:ascii="Arial" w:cs="Arial" w:eastAsia="Arial" w:hAnsi="Arial"/>
          <w:b w:val="0"/>
          <w:i w:val="0"/>
          <w:smallCaps w:val="0"/>
          <w:strike w:val="0"/>
          <w:color w:val="000000"/>
          <w:sz w:val="22"/>
          <w:szCs w:val="22"/>
          <w:u w:val="none"/>
          <w:shd w:fill="auto" w:val="clear"/>
          <w:vertAlign w:val="baseline"/>
        </w:rPr>
      </w:pPr>
      <w:ins w:author="Jeanne Deghilage" w:id="2" w:date="2025-04-17T14:27: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Reused the good sentence above</w:t>
        </w:r>
      </w:ins>
    </w:p>
  </w:comment>
  <w:comment w:author="Jeanne Deghilage" w:id="1" w:date="2025-04-17T14:24:24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anne Deghilage" w:id="2" w:date="2025-04-17T14:27:21Z"/>
          <w:rFonts w:ascii="Arial" w:cs="Arial" w:eastAsia="Arial" w:hAnsi="Arial"/>
          <w:b w:val="0"/>
          <w:i w:val="0"/>
          <w:smallCaps w:val="0"/>
          <w:strike w:val="0"/>
          <w:color w:val="000000"/>
          <w:sz w:val="22"/>
          <w:szCs w:val="22"/>
          <w:u w:val="none"/>
          <w:shd w:fill="auto" w:val="clear"/>
          <w:vertAlign w:val="baseline"/>
        </w:rPr>
      </w:pPr>
      <w:ins w:author="Jeanne Deghilage" w:id="2" w:date="2025-04-17T14:27: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an organisation (the organisation is the European Commission in this case). This is the framework.</w:t>
        </w:r>
      </w:ins>
    </w:p>
  </w:comment>
  <w:comment w:author="Amy Bray" w:id="2" w:date="2025-04-17T14:52:54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anne Deghilage" w:id="2" w:date="2025-04-17T14:27:21Z"/>
          <w:rFonts w:ascii="Arial" w:cs="Arial" w:eastAsia="Arial" w:hAnsi="Arial"/>
          <w:b w:val="0"/>
          <w:i w:val="0"/>
          <w:smallCaps w:val="0"/>
          <w:strike w:val="0"/>
          <w:color w:val="000000"/>
          <w:sz w:val="22"/>
          <w:szCs w:val="22"/>
          <w:u w:val="none"/>
          <w:shd w:fill="auto" w:val="clear"/>
          <w:vertAlign w:val="baseline"/>
        </w:rPr>
      </w:pPr>
      <w:ins w:author="Jeanne Deghilage" w:id="2" w:date="2025-04-17T14:27: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see the text on Zindi to ensure that you are happy with the way it appears. Will remove bendt for now.</w:t>
        </w:r>
      </w:ins>
    </w:p>
  </w:comment>
  <w:comment w:author="Jeanne Deghilage" w:id="0" w:date="2025-04-18T17:14:42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anne Deghilage" w:id="2" w:date="2025-04-17T14:27:21Z"/>
          <w:rFonts w:ascii="Arial" w:cs="Arial" w:eastAsia="Arial" w:hAnsi="Arial"/>
          <w:b w:val="0"/>
          <w:i w:val="0"/>
          <w:smallCaps w:val="0"/>
          <w:strike w:val="0"/>
          <w:color w:val="000000"/>
          <w:sz w:val="22"/>
          <w:szCs w:val="22"/>
          <w:u w:val="none"/>
          <w:shd w:fill="auto" w:val="clear"/>
          <w:vertAlign w:val="baseline"/>
        </w:rPr>
      </w:pPr>
      <w:ins w:author="Jeanne Deghilage" w:id="2" w:date="2025-04-17T14:27: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on my side</w:t>
        </w:r>
      </w:ins>
    </w:p>
  </w:comment>
  <w:comment w:author="Jeanne Deghilage" w:id="4" w:date="2025-04-18T17:13:41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anne Deghilage" w:id="2" w:date="2025-04-17T14:27:21Z"/>
          <w:rFonts w:ascii="Arial" w:cs="Arial" w:eastAsia="Arial" w:hAnsi="Arial"/>
          <w:b w:val="0"/>
          <w:i w:val="0"/>
          <w:smallCaps w:val="0"/>
          <w:strike w:val="0"/>
          <w:color w:val="000000"/>
          <w:sz w:val="22"/>
          <w:szCs w:val="22"/>
          <w:u w:val="none"/>
          <w:shd w:fill="auto" w:val="clear"/>
          <w:vertAlign w:val="baseline"/>
        </w:rPr>
      </w:pPr>
      <w:ins w:author="Jeanne Deghilage" w:id="2" w:date="2025-04-17T14:27: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rule is missing if a person or team wins in several categories. As a reminder, it was agreed that if someone or a team wins several prizes, then they win the top prize and the other prize goes to the next eligible person in the ranking.</w:t>
        </w:r>
      </w:ins>
    </w:p>
  </w:comment>
  <w:comment w:author="Jeanne Deghilage" w:id="5" w:date="2025-04-18T17:11:59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anne Deghilage" w:id="2" w:date="2025-04-17T14:27:21Z"/>
          <w:rFonts w:ascii="Arial" w:cs="Arial" w:eastAsia="Arial" w:hAnsi="Arial"/>
          <w:b w:val="0"/>
          <w:i w:val="0"/>
          <w:smallCaps w:val="0"/>
          <w:strike w:val="0"/>
          <w:color w:val="000000"/>
          <w:sz w:val="22"/>
          <w:szCs w:val="22"/>
          <w:u w:val="none"/>
          <w:shd w:fill="auto" w:val="clear"/>
          <w:vertAlign w:val="baseline"/>
        </w:rPr>
      </w:pPr>
      <w:ins w:author="Jeanne Deghilage" w:id="2" w:date="2025-04-17T14:27: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Normally it's open source ?</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spacing w:before="408" w:lineRule="auto"/>
      <w:ind w:left="0" w:firstLine="0"/>
      <w:jc w:val="center"/>
      <w:rPr>
        <w:rFonts w:ascii="IBM Plex Sans" w:cs="IBM Plex Sans" w:eastAsia="IBM Plex Sans" w:hAnsi="IBM Plex Sans"/>
        <w:sz w:val="24"/>
        <w:szCs w:val="24"/>
      </w:rPr>
    </w:pPr>
    <w:hyperlink r:id="rId1">
      <w:r w:rsidDel="00000000" w:rsidR="00000000" w:rsidRPr="00000000">
        <w:rPr>
          <w:rFonts w:ascii="IBM Plex Sans" w:cs="IBM Plex Sans" w:eastAsia="IBM Plex Sans" w:hAnsi="IBM Plex Sans"/>
          <w:color w:val="1155cc"/>
          <w:sz w:val="24"/>
          <w:szCs w:val="24"/>
          <w:u w:val="single"/>
          <w:rtl w:val="0"/>
        </w:rPr>
        <w:t xml:space="preserve">zindi.africa</w:t>
      </w:r>
    </w:hyperlink>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3">
      <w:pPr>
        <w:spacing w:line="240" w:lineRule="auto"/>
        <w:rPr>
          <w:ins w:author="Jeanne Deghilage" w:id="2" w:date="2025-04-17T14:27:21Z"/>
          <w:sz w:val="20"/>
          <w:szCs w:val="20"/>
          <w:rPrChange w:author="Jeanne Deghilage" w:id="12" w:date="2025-04-17T14:27:21Z">
            <w:rPr>
              <w:rFonts w:ascii="IBM Plex Sans" w:cs="IBM Plex Sans" w:eastAsia="IBM Plex Sans" w:hAnsi="IBM Plex Sans"/>
              <w:sz w:val="24"/>
              <w:szCs w:val="24"/>
            </w:rPr>
          </w:rPrChange>
        </w:rPr>
      </w:pPr>
      <w:r w:rsidDel="00000000" w:rsidR="00000000" w:rsidRPr="00000000">
        <w:rPr>
          <w:rStyle w:val="FootnoteReference"/>
          <w:vertAlign w:val="superscript"/>
        </w:rPr>
        <w:footnoteRef/>
      </w:r>
      <w:ins w:author="Jeanne Deghilage" w:id="2" w:date="2025-04-17T14:27:21Z">
        <w:r w:rsidDel="00000000" w:rsidR="00000000" w:rsidRPr="00000000">
          <w:rPr>
            <w:sz w:val="20"/>
            <w:szCs w:val="20"/>
            <w:rtl w:val="0"/>
            <w:rPrChange w:author="Jeanne Deghilage" w:id="12" w:date="2025-04-17T14:27:21Z">
              <w:rPr>
                <w:rFonts w:ascii="IBM Plex Sans" w:cs="IBM Plex Sans" w:eastAsia="IBM Plex Sans" w:hAnsi="IBM Plex Sans"/>
                <w:sz w:val="24"/>
                <w:szCs w:val="24"/>
              </w:rPr>
            </w:rPrChange>
          </w:rPr>
          <w:t xml:space="preserve"> Member countries of African Union and </w:t>
        </w:r>
        <w:r w:rsidDel="00000000" w:rsidR="00000000" w:rsidRPr="00000000">
          <w:rPr>
            <w:rFonts w:ascii="IBM Plex Sans" w:cs="IBM Plex Sans" w:eastAsia="IBM Plex Sans" w:hAnsi="IBM Plex Sans"/>
            <w:sz w:val="20"/>
            <w:szCs w:val="20"/>
            <w:rtl w:val="0"/>
            <w:rPrChange w:author="Jeanne Deghilage" w:id="12" w:date="2025-04-17T14:27:21Z">
              <w:rPr>
                <w:rFonts w:ascii="IBM Plex Sans" w:cs="IBM Plex Sans" w:eastAsia="IBM Plex Sans" w:hAnsi="IBM Plex Sans"/>
                <w:sz w:val="24"/>
                <w:szCs w:val="24"/>
              </w:rPr>
            </w:rPrChange>
          </w:rPr>
          <w:t xml:space="preserve">in compliance with international and European sanctions</w:t>
        </w:r>
        <w:r w:rsidDel="00000000" w:rsidR="00000000" w:rsidRPr="00000000">
          <w:rPr>
            <w:rtl w:val="0"/>
          </w:rPr>
        </w:r>
      </w:ins>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-209549</wp:posOffset>
          </wp:positionV>
          <wp:extent cx="985838" cy="15773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5838" cy="1577340"/>
                  </a:xfrm>
                  <a:prstGeom prst="rect"/>
                  <a:ln/>
                </pic:spPr>
              </pic:pic>
            </a:graphicData>
          </a:graphic>
        </wp:anchor>
      </w:drawing>
    </w:r>
  </w:p>
  <w:p w:rsidR="00000000" w:rsidDel="00000000" w:rsidP="00000000" w:rsidRDefault="00000000" w:rsidRPr="00000000" w14:paraId="0000009D">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9E">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9F">
    <w:pPr>
      <w:ind w:left="1440" w:firstLine="0"/>
      <w:jc w:val="right"/>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7 April 2025</w:t>
    </w:r>
  </w:p>
  <w:p w:rsidR="00000000" w:rsidDel="00000000" w:rsidP="00000000" w:rsidRDefault="00000000" w:rsidRPr="00000000" w14:paraId="000000A0">
    <w:pPr>
      <w:ind w:left="14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A1">
    <w:pPr>
      <w:rPr>
        <w:rFonts w:ascii="IBM Plex Sans" w:cs="IBM Plex Sans" w:eastAsia="IBM Plex Sans" w:hAnsi="IBM Plex Sans"/>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zindi.africa/discussions/13959?utm_source=zindi&amp;utm_medium=blog&amp;utm_campaign=challenge_resources&amp;utm_id=CR" TargetMode="External"/><Relationship Id="rId10" Type="http://schemas.openxmlformats.org/officeDocument/2006/relationships/hyperlink" Target="https://www.copernicus.eu/en" TargetMode="External"/><Relationship Id="rId13" Type="http://schemas.openxmlformats.org/officeDocument/2006/relationships/hyperlink" Target="https://digital-africa.co/en/" TargetMode="External"/><Relationship Id="rId12" Type="http://schemas.openxmlformats.org/officeDocument/2006/relationships/hyperlink" Target="https://d4dhub.eu/initiatives/data-governance-in-afric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opernicus.eu/en" TargetMode="External"/><Relationship Id="rId15" Type="http://schemas.openxmlformats.org/officeDocument/2006/relationships/hyperlink" Target="https://zindi.africa/learn/documentation-guideline" TargetMode="External"/><Relationship Id="rId14" Type="http://schemas.openxmlformats.org/officeDocument/2006/relationships/hyperlink" Target="https://tolbi.ai" TargetMode="External"/><Relationship Id="rId17" Type="http://schemas.openxmlformats.org/officeDocument/2006/relationships/header" Target="header1.xml"/><Relationship Id="rId16" Type="http://schemas.openxmlformats.org/officeDocument/2006/relationships/hyperlink" Target="https://zindi.africa/learn/how-to-ensure-success-when-submitting-your-code-for-review" TargetMode="External"/><Relationship Id="rId5" Type="http://schemas.openxmlformats.org/officeDocument/2006/relationships/footnotes" Target="footnotes.xml"/><Relationship Id="rId6" Type="http://schemas.openxmlformats.org/officeDocument/2006/relationships/numbering" Target="numbering.xml"/><Relationship Id="rId18" Type="http://schemas.openxmlformats.org/officeDocument/2006/relationships/footer" Target="footer1.xml"/><Relationship Id="rId7" Type="http://schemas.openxmlformats.org/officeDocument/2006/relationships/styles" Target="styles.xml"/><Relationship Id="rId8" Type="http://schemas.openxmlformats.org/officeDocument/2006/relationships/hyperlink" Target="https://www.copernicus.eu/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zindi.afri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